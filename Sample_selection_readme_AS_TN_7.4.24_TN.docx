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3AB1C" w14:textId="0D5C4B01" w:rsidR="000F2F58" w:rsidRPr="003A2B70" w:rsidRDefault="00767BAB" w:rsidP="0099727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2B70">
        <w:rPr>
          <w:rFonts w:ascii="Times New Roman" w:hAnsi="Times New Roman" w:cs="Times New Roman"/>
          <w:b/>
          <w:bCs/>
          <w:sz w:val="24"/>
          <w:szCs w:val="24"/>
        </w:rPr>
        <w:t>Sample selection</w:t>
      </w:r>
    </w:p>
    <w:p w14:paraId="6C70C6F3" w14:textId="77777777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6C27C3" w14:textId="45AD598C" w:rsidR="00767BAB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del w:id="0" w:author="Scherf,AA" w:date="2024-07-08T11:46:00Z" w16du:dateUtc="2024-07-08T10:46:00Z">
        <w:r w:rsidRPr="003A2B70" w:rsidDel="00DF31FA">
          <w:rPr>
            <w:rFonts w:ascii="Times New Roman" w:hAnsi="Times New Roman" w:cs="Times New Roman"/>
            <w:sz w:val="24"/>
            <w:szCs w:val="24"/>
          </w:rPr>
          <w:delText xml:space="preserve">We begin with </w:delText>
        </w:r>
        <w:r w:rsidRPr="00365BE9" w:rsidDel="00DF31FA">
          <w:rPr>
            <w:rFonts w:ascii="Times New Roman" w:hAnsi="Times New Roman" w:cs="Times New Roman"/>
            <w:sz w:val="24"/>
            <w:szCs w:val="24"/>
          </w:rPr>
          <w:delText xml:space="preserve">the universe of </w:delText>
        </w:r>
        <w:commentRangeStart w:id="1"/>
        <w:r w:rsidR="00365BE9" w:rsidDel="00DF31FA">
          <w:rPr>
            <w:rFonts w:ascii="Times New Roman" w:hAnsi="Times New Roman" w:cs="Times New Roman"/>
            <w:sz w:val="24"/>
            <w:szCs w:val="24"/>
          </w:rPr>
          <w:delText>2,726</w:delText>
        </w:r>
        <w:r w:rsidRPr="00365BE9" w:rsidDel="00DF31FA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commentRangeEnd w:id="1"/>
        <w:r w:rsidR="00365BE9" w:rsidDel="00DF31FA">
          <w:rPr>
            <w:rStyle w:val="CommentReference"/>
          </w:rPr>
          <w:commentReference w:id="1"/>
        </w:r>
        <w:r w:rsidRPr="00365BE9" w:rsidDel="00DF31FA">
          <w:rPr>
            <w:rFonts w:ascii="Times New Roman" w:hAnsi="Times New Roman" w:cs="Times New Roman"/>
            <w:sz w:val="24"/>
            <w:szCs w:val="24"/>
          </w:rPr>
          <w:delText>bills</w:delText>
        </w:r>
        <w:r w:rsidR="002538CF" w:rsidRPr="00365BE9" w:rsidDel="00DF31FA">
          <w:rPr>
            <w:rFonts w:ascii="Times New Roman" w:hAnsi="Times New Roman" w:cs="Times New Roman"/>
            <w:sz w:val="24"/>
            <w:szCs w:val="24"/>
          </w:rPr>
          <w:delText xml:space="preserve"> from the </w:delText>
        </w:r>
        <w:r w:rsidR="002538CF" w:rsidRPr="003A2B70" w:rsidDel="00DF31FA">
          <w:rPr>
            <w:rFonts w:ascii="Times New Roman" w:hAnsi="Times New Roman" w:cs="Times New Roman"/>
            <w:sz w:val="24"/>
            <w:szCs w:val="24"/>
          </w:rPr>
          <w:delText>93</w:delText>
        </w:r>
        <w:r w:rsidR="002538CF" w:rsidRPr="003A2B70" w:rsidDel="00DF31FA">
          <w:rPr>
            <w:rFonts w:ascii="Times New Roman" w:hAnsi="Times New Roman" w:cs="Times New Roman"/>
            <w:sz w:val="24"/>
            <w:szCs w:val="24"/>
            <w:vertAlign w:val="superscript"/>
          </w:rPr>
          <w:delText>rd</w:delText>
        </w:r>
        <w:r w:rsidR="002538CF" w:rsidRPr="003A2B70" w:rsidDel="00DF31FA">
          <w:rPr>
            <w:rFonts w:ascii="Times New Roman" w:hAnsi="Times New Roman" w:cs="Times New Roman"/>
            <w:sz w:val="24"/>
            <w:szCs w:val="24"/>
          </w:rPr>
          <w:delText xml:space="preserve"> congress (1973) to the 116</w:delText>
        </w:r>
        <w:r w:rsidR="002538CF" w:rsidRPr="003A2B70" w:rsidDel="00DF31FA">
          <w:rPr>
            <w:rFonts w:ascii="Times New Roman" w:hAnsi="Times New Roman" w:cs="Times New Roman"/>
            <w:sz w:val="24"/>
            <w:szCs w:val="24"/>
            <w:vertAlign w:val="superscript"/>
          </w:rPr>
          <w:delText>th</w:delText>
        </w:r>
        <w:r w:rsidR="002538CF" w:rsidRPr="003A2B70" w:rsidDel="00DF31FA">
          <w:rPr>
            <w:rFonts w:ascii="Times New Roman" w:hAnsi="Times New Roman" w:cs="Times New Roman"/>
            <w:sz w:val="24"/>
            <w:szCs w:val="24"/>
          </w:rPr>
          <w:delText xml:space="preserve"> congress (Oct 2019). </w:delText>
        </w:r>
      </w:del>
      <w:commentRangeStart w:id="2"/>
      <w:r w:rsidR="002538CF" w:rsidRPr="003A2B70">
        <w:rPr>
          <w:rFonts w:ascii="Times New Roman" w:hAnsi="Times New Roman" w:cs="Times New Roman"/>
          <w:sz w:val="24"/>
          <w:szCs w:val="24"/>
        </w:rPr>
        <w:t xml:space="preserve">Bills from the 93-112 congress come from the Sunlight Foundation. Bills 112-116 come from ProPublica (latest update </w:t>
      </w:r>
      <w:proofErr w:type="gramStart"/>
      <w:r w:rsidR="002538CF" w:rsidRPr="003A2B70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2538CF" w:rsidRPr="003A2B70">
        <w:rPr>
          <w:rFonts w:ascii="Times New Roman" w:hAnsi="Times New Roman" w:cs="Times New Roman"/>
          <w:sz w:val="24"/>
          <w:szCs w:val="24"/>
        </w:rPr>
        <w:t xml:space="preserve"> Oct 2019). The text of the bills (govinfo.gov) has text for bills from congresses 103-116. </w:t>
      </w:r>
      <w:commentRangeEnd w:id="2"/>
      <w:r w:rsidR="00E45E1D">
        <w:rPr>
          <w:rStyle w:val="CommentReference"/>
        </w:rPr>
        <w:commentReference w:id="2"/>
      </w:r>
    </w:p>
    <w:p w14:paraId="3C0F6209" w14:textId="77777777" w:rsidR="001A06DE" w:rsidRDefault="001A06DE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8D2252" w14:textId="47586F06" w:rsidR="006C1F27" w:rsidRDefault="006C1F27" w:rsidP="00997273">
      <w:pPr>
        <w:spacing w:after="0"/>
        <w:rPr>
          <w:rFonts w:ascii="Times New Roman" w:hAnsi="Times New Roman" w:cs="Times New Roman"/>
          <w:color w:val="0070C0"/>
          <w:sz w:val="24"/>
          <w:szCs w:val="24"/>
        </w:rPr>
      </w:pPr>
      <w:r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The RA </w:t>
      </w:r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>got metadata on all bills from 93-116</w:t>
      </w:r>
      <w:r w:rsidR="00E45E1D" w:rsidRPr="00B92D93">
        <w:rPr>
          <w:rFonts w:ascii="Times New Roman" w:hAnsi="Times New Roman" w:cs="Times New Roman"/>
          <w:color w:val="0070C0"/>
          <w:sz w:val="24"/>
          <w:szCs w:val="24"/>
          <w:vertAlign w:val="superscript"/>
        </w:rPr>
        <w:t>th</w:t>
      </w:r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 congress (Oct 2019) from Sunlight Foundation (93-112) and </w:t>
      </w:r>
      <w:proofErr w:type="spellStart"/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>Propublica</w:t>
      </w:r>
      <w:proofErr w:type="spellEnd"/>
      <w:r w:rsidR="00E45E1D" w:rsidRPr="00B92D93">
        <w:rPr>
          <w:rFonts w:ascii="Times New Roman" w:hAnsi="Times New Roman" w:cs="Times New Roman"/>
          <w:color w:val="0070C0"/>
          <w:sz w:val="24"/>
          <w:szCs w:val="24"/>
        </w:rPr>
        <w:t xml:space="preserve"> (112-116). The RA also collected text of the bills from Govinfo.gov (check URL of this). </w:t>
      </w:r>
      <w:del w:id="3" w:author="Scherf,AA" w:date="2024-07-08T11:46:00Z" w16du:dateUtc="2024-07-08T10:46:00Z">
        <w:r w:rsidR="00E45E1D" w:rsidRPr="00B92D93" w:rsidDel="00DF31FA">
          <w:rPr>
            <w:rFonts w:ascii="Times New Roman" w:hAnsi="Times New Roman" w:cs="Times New Roman"/>
            <w:color w:val="0070C0"/>
            <w:sz w:val="24"/>
            <w:szCs w:val="24"/>
          </w:rPr>
          <w:delText xml:space="preserve">Then RA searched the summaries </w:delText>
        </w:r>
        <w:r w:rsidR="0058591E" w:rsidRPr="00B92D93" w:rsidDel="00DF31FA">
          <w:rPr>
            <w:rFonts w:ascii="Times New Roman" w:hAnsi="Times New Roman" w:cs="Times New Roman"/>
            <w:color w:val="0070C0"/>
            <w:sz w:val="24"/>
            <w:szCs w:val="24"/>
          </w:rPr>
          <w:delText xml:space="preserve">and text </w:delText>
        </w:r>
        <w:r w:rsidR="00E45E1D" w:rsidRPr="00B92D93" w:rsidDel="00DF31FA">
          <w:rPr>
            <w:rFonts w:ascii="Times New Roman" w:hAnsi="Times New Roman" w:cs="Times New Roman"/>
            <w:color w:val="0070C0"/>
            <w:sz w:val="24"/>
            <w:szCs w:val="24"/>
          </w:rPr>
          <w:delText xml:space="preserve">of each bill for certain </w:delText>
        </w:r>
        <w:r w:rsidR="00094660" w:rsidRPr="00B92D93" w:rsidDel="00DF31FA">
          <w:rPr>
            <w:rFonts w:ascii="Times New Roman" w:hAnsi="Times New Roman" w:cs="Times New Roman"/>
            <w:color w:val="0070C0"/>
            <w:sz w:val="24"/>
            <w:szCs w:val="24"/>
          </w:rPr>
          <w:delText>policies</w:delText>
        </w:r>
        <w:r w:rsidR="00E45E1D" w:rsidRPr="00B92D93" w:rsidDel="00DF31FA">
          <w:rPr>
            <w:rFonts w:ascii="Times New Roman" w:hAnsi="Times New Roman" w:cs="Times New Roman"/>
            <w:color w:val="0070C0"/>
            <w:sz w:val="24"/>
            <w:szCs w:val="24"/>
          </w:rPr>
          <w:delText xml:space="preserve"> (</w:delText>
        </w:r>
        <w:r w:rsidR="00094660" w:rsidRPr="00B92D93" w:rsidDel="00DF31FA">
          <w:rPr>
            <w:rFonts w:ascii="Times New Roman" w:hAnsi="Times New Roman" w:cs="Times New Roman"/>
            <w:color w:val="0070C0"/>
            <w:sz w:val="24"/>
            <w:szCs w:val="24"/>
          </w:rPr>
          <w:delText xml:space="preserve">using selected_bill_policies_subjects.json in Code </w:delText>
        </w:r>
        <w:r w:rsidR="00E45E1D" w:rsidRPr="00B92D93" w:rsidDel="00DF31FA">
          <w:rPr>
            <w:rFonts w:ascii="Times New Roman" w:hAnsi="Times New Roman" w:cs="Times New Roman"/>
            <w:color w:val="0070C0"/>
            <w:sz w:val="24"/>
            <w:szCs w:val="24"/>
          </w:rPr>
          <w:delText xml:space="preserve">). We also restricted to only look at bills within certain policy areas (below). Once this was complete, we had 1395 bills (Code 3_1). Then we restricted further by keywords </w:delText>
        </w:r>
      </w:del>
    </w:p>
    <w:p w14:paraId="0D6AF569" w14:textId="77777777" w:rsidR="002D6634" w:rsidRDefault="002D6634" w:rsidP="00997273">
      <w:pPr>
        <w:spacing w:after="0"/>
        <w:rPr>
          <w:rFonts w:ascii="Times New Roman" w:hAnsi="Times New Roman" w:cs="Times New Roman"/>
          <w:color w:val="0070C0"/>
          <w:sz w:val="24"/>
          <w:szCs w:val="24"/>
        </w:rPr>
      </w:pPr>
    </w:p>
    <w:p w14:paraId="7AF8F0F6" w14:textId="79E27FA7" w:rsidR="002D6634" w:rsidRPr="002D6634" w:rsidRDefault="002D6634" w:rsidP="002D663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0070C0"/>
          <w:sz w:val="24"/>
          <w:szCs w:val="24"/>
        </w:rPr>
      </w:pPr>
      <w:commentRangeStart w:id="4"/>
      <w:r>
        <w:rPr>
          <w:rFonts w:ascii="Times New Roman" w:hAnsi="Times New Roman" w:cs="Times New Roman"/>
          <w:color w:val="0070C0"/>
          <w:sz w:val="24"/>
          <w:szCs w:val="24"/>
        </w:rPr>
        <w:t xml:space="preserve">How we arrive at 816 bills in here: </w:t>
      </w:r>
      <w:r w:rsidRPr="002D6634">
        <w:rPr>
          <w:rFonts w:ascii="Times New Roman" w:hAnsi="Times New Roman" w:cs="Times New Roman"/>
          <w:color w:val="0070C0"/>
          <w:sz w:val="24"/>
          <w:szCs w:val="24"/>
        </w:rPr>
        <w:t xml:space="preserve">Dropbox\Project Legislator Bill Corporate Frauds\z__Archive_1.18.24\Congress Bill Voting\Project Congress Bills Voting -- all </w:t>
      </w:r>
      <w:r>
        <w:rPr>
          <w:rFonts w:ascii="Times New Roman" w:hAnsi="Times New Roman" w:cs="Times New Roman"/>
          <w:color w:val="0070C0"/>
          <w:sz w:val="24"/>
          <w:szCs w:val="24"/>
        </w:rPr>
        <w:t>\</w:t>
      </w:r>
      <w:proofErr w:type="spellStart"/>
      <w:r w:rsidRPr="002D6634">
        <w:rPr>
          <w:rFonts w:ascii="Times New Roman" w:hAnsi="Times New Roman" w:cs="Times New Roman"/>
          <w:color w:val="0070C0"/>
          <w:sz w:val="24"/>
          <w:szCs w:val="24"/>
        </w:rPr>
        <w:t>bills_meta_only</w:t>
      </w:r>
      <w:proofErr w:type="spellEnd"/>
      <w:r w:rsidRPr="002D6634">
        <w:rPr>
          <w:rFonts w:ascii="Times New Roman" w:hAnsi="Times New Roman" w:cs="Times New Roman"/>
          <w:color w:val="0070C0"/>
          <w:sz w:val="24"/>
          <w:szCs w:val="24"/>
        </w:rPr>
        <w:t xml:space="preserve"> --subset --has keywords</w:t>
      </w:r>
      <w:r>
        <w:rPr>
          <w:rFonts w:ascii="Times New Roman" w:hAnsi="Times New Roman" w:cs="Times New Roman"/>
          <w:color w:val="0070C0"/>
          <w:sz w:val="24"/>
          <w:szCs w:val="24"/>
        </w:rPr>
        <w:t>.csv</w:t>
      </w:r>
      <w:commentRangeEnd w:id="4"/>
      <w:r w:rsidR="00E65D88">
        <w:rPr>
          <w:rStyle w:val="CommentReference"/>
        </w:rPr>
        <w:commentReference w:id="4"/>
      </w:r>
    </w:p>
    <w:p w14:paraId="395FBE7A" w14:textId="77777777" w:rsidR="006C1F27" w:rsidRDefault="006C1F27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E397BF" w14:textId="72098976" w:rsidR="001A06DE" w:rsidRDefault="001A06DE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Code 3_</w:t>
      </w:r>
      <w:r w:rsidR="0058591E">
        <w:rPr>
          <w:rFonts w:ascii="Times New Roman" w:hAnsi="Times New Roman" w:cs="Times New Roman"/>
          <w:sz w:val="24"/>
          <w:szCs w:val="24"/>
        </w:rPr>
        <w:t>select_export_bills</w:t>
      </w:r>
      <w:ins w:id="5" w:author="Trung Nguyen" w:date="2024-07-04T16:35:00Z">
        <w:r w:rsidR="009A4ECF">
          <w:rPr>
            <w:rFonts w:ascii="Times New Roman" w:hAnsi="Times New Roman" w:cs="Times New Roman"/>
            <w:sz w:val="24"/>
            <w:szCs w:val="24"/>
          </w:rPr>
          <w:t xml:space="preserve"> (from </w:t>
        </w:r>
      </w:ins>
      <w:ins w:id="6" w:author="Trung Nguyen" w:date="2024-07-04T16:36:00Z">
        <w:r w:rsidR="009A4ECF">
          <w:rPr>
            <w:rFonts w:ascii="Times New Roman" w:hAnsi="Times New Roman" w:cs="Times New Roman"/>
            <w:sz w:val="24"/>
            <w:szCs w:val="24"/>
          </w:rPr>
          <w:t>“</w:t>
        </w:r>
        <w:r w:rsidR="009A4ECF" w:rsidRPr="009A4ECF">
          <w:rPr>
            <w:rFonts w:ascii="Times New Roman" w:hAnsi="Times New Roman" w:cs="Times New Roman"/>
            <w:sz w:val="24"/>
            <w:szCs w:val="24"/>
          </w:rPr>
          <w:t>/Users/</w:t>
        </w:r>
        <w:proofErr w:type="spellStart"/>
        <w:r w:rsidR="009A4ECF" w:rsidRPr="009A4ECF">
          <w:rPr>
            <w:rFonts w:ascii="Times New Roman" w:hAnsi="Times New Roman" w:cs="Times New Roman"/>
            <w:sz w:val="24"/>
            <w:szCs w:val="24"/>
          </w:rPr>
          <w:t>tnguyen</w:t>
        </w:r>
        <w:proofErr w:type="spellEnd"/>
        <w:r w:rsidR="009A4ECF" w:rsidRPr="009A4ECF">
          <w:rPr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9A4ECF" w:rsidRPr="009A4ECF">
          <w:rPr>
            <w:rFonts w:ascii="Times New Roman" w:hAnsi="Times New Roman" w:cs="Times New Roman"/>
            <w:sz w:val="24"/>
            <w:szCs w:val="24"/>
          </w:rPr>
          <w:t>tnguyen</w:t>
        </w:r>
        <w:proofErr w:type="spellEnd"/>
        <w:r w:rsidR="009A4ECF" w:rsidRPr="009A4ECF">
          <w:rPr>
            <w:rFonts w:ascii="Times New Roman" w:hAnsi="Times New Roman" w:cs="Times New Roman"/>
            <w:sz w:val="24"/>
            <w:szCs w:val="24"/>
          </w:rPr>
          <w:t xml:space="preserve"> Dropbox/Trung Nguyen/Project Legislator Bill Corporate Frauds/z__Archive_1.18.24/Congress Bill Voting/Project Congress Bills Voting -- all/scripts/3_select_export_bills.py</w:t>
        </w:r>
        <w:r w:rsidR="009A4ECF">
          <w:rPr>
            <w:rFonts w:ascii="Times New Roman" w:hAnsi="Times New Roman" w:cs="Times New Roman"/>
            <w:sz w:val="24"/>
            <w:szCs w:val="24"/>
          </w:rPr>
          <w:t>”</w:t>
        </w:r>
        <w:r w:rsidR="009A4ECF" w:rsidRPr="009A4ECF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Pr="001A06DE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we selected bills with specific policy areas and </w:t>
      </w:r>
      <w:del w:id="7" w:author="Trung Nguyen" w:date="2024-07-04T16:14:00Z">
        <w:r w:rsidDel="001C517D">
          <w:rPr>
            <w:rFonts w:ascii="Times New Roman" w:hAnsi="Times New Roman" w:cs="Times New Roman"/>
            <w:sz w:val="24"/>
            <w:szCs w:val="24"/>
          </w:rPr>
          <w:delText xml:space="preserve">keywords </w:delText>
        </w:r>
      </w:del>
      <w:ins w:id="8" w:author="Trung Nguyen" w:date="2024-07-04T16:14:00Z">
        <w:r w:rsidR="001C517D">
          <w:rPr>
            <w:rFonts w:ascii="Times New Roman" w:hAnsi="Times New Roman" w:cs="Times New Roman"/>
            <w:sz w:val="24"/>
            <w:szCs w:val="24"/>
          </w:rPr>
          <w:t xml:space="preserve">subjects </w:t>
        </w:r>
      </w:ins>
      <w:r>
        <w:rPr>
          <w:rFonts w:ascii="Times New Roman" w:hAnsi="Times New Roman" w:cs="Times New Roman"/>
          <w:sz w:val="24"/>
          <w:szCs w:val="24"/>
        </w:rPr>
        <w:t xml:space="preserve">identified in the file: </w:t>
      </w:r>
      <w:proofErr w:type="spellStart"/>
      <w:r w:rsidRPr="001A06DE">
        <w:rPr>
          <w:rFonts w:ascii="Times New Roman" w:hAnsi="Times New Roman" w:cs="Times New Roman"/>
          <w:sz w:val="24"/>
          <w:szCs w:val="24"/>
        </w:rPr>
        <w:t>selected_bill_policies_subjects</w:t>
      </w:r>
      <w:r>
        <w:rPr>
          <w:rFonts w:ascii="Times New Roman" w:hAnsi="Times New Roman" w:cs="Times New Roman"/>
          <w:sz w:val="24"/>
          <w:szCs w:val="24"/>
        </w:rPr>
        <w:t>.json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ins w:id="9" w:author="Trung Nguyen" w:date="2024-07-04T16:29:00Z">
        <w:r w:rsidR="0056047A">
          <w:rPr>
            <w:rFonts w:ascii="Times New Roman" w:hAnsi="Times New Roman" w:cs="Times New Roman"/>
            <w:sz w:val="24"/>
            <w:szCs w:val="24"/>
          </w:rPr>
          <w:t xml:space="preserve"> Then searched the full text or summary text of the bill for </w:t>
        </w:r>
      </w:ins>
      <w:ins w:id="10" w:author="Trung Nguyen" w:date="2024-07-04T16:30:00Z">
        <w:r w:rsidR="00C331F6">
          <w:rPr>
            <w:rFonts w:ascii="Times New Roman" w:hAnsi="Times New Roman" w:cs="Times New Roman"/>
            <w:sz w:val="24"/>
            <w:szCs w:val="24"/>
          </w:rPr>
          <w:t xml:space="preserve">keywords in </w:t>
        </w:r>
      </w:ins>
      <w:ins w:id="11" w:author="Trung Nguyen" w:date="2024-07-04T16:35:00Z">
        <w:r w:rsidR="007B236C" w:rsidRPr="00C331F6">
          <w:rPr>
            <w:rFonts w:ascii="Times New Roman" w:hAnsi="Times New Roman" w:cs="Times New Roman"/>
            <w:sz w:val="24"/>
            <w:szCs w:val="24"/>
          </w:rPr>
          <w:t>keywords.txt</w:t>
        </w:r>
        <w:r w:rsidR="007B236C">
          <w:rPr>
            <w:rFonts w:ascii="Times New Roman" w:hAnsi="Times New Roman" w:cs="Times New Roman"/>
            <w:sz w:val="24"/>
            <w:szCs w:val="24"/>
          </w:rPr>
          <w:t xml:space="preserve">  (path: </w:t>
        </w:r>
      </w:ins>
      <w:ins w:id="12" w:author="Trung Nguyen" w:date="2024-07-04T16:30:00Z">
        <w:r w:rsidR="00C331F6">
          <w:rPr>
            <w:rFonts w:ascii="Times New Roman" w:hAnsi="Times New Roman" w:cs="Times New Roman"/>
            <w:sz w:val="24"/>
            <w:szCs w:val="24"/>
          </w:rPr>
          <w:t>“</w:t>
        </w:r>
        <w:r w:rsidR="00C331F6" w:rsidRPr="00C331F6">
          <w:rPr>
            <w:rFonts w:ascii="Times New Roman" w:hAnsi="Times New Roman" w:cs="Times New Roman"/>
            <w:sz w:val="24"/>
            <w:szCs w:val="24"/>
          </w:rPr>
          <w:t>Project Legislator Bill Corporate Frauds/z__Archive_1.18.24/Congress Bill Voting/Project Congress Bills Voting -- all/keywords.txt</w:t>
        </w:r>
        <w:r w:rsidR="00C331F6">
          <w:rPr>
            <w:rFonts w:ascii="Times New Roman" w:hAnsi="Times New Roman" w:cs="Times New Roman"/>
            <w:sz w:val="24"/>
            <w:szCs w:val="24"/>
          </w:rPr>
          <w:t>”</w:t>
        </w:r>
      </w:ins>
      <w:ins w:id="13" w:author="Trung Nguyen" w:date="2024-07-04T16:35:00Z">
        <w:r w:rsidR="007B236C">
          <w:rPr>
            <w:rFonts w:ascii="Times New Roman" w:hAnsi="Times New Roman" w:cs="Times New Roman"/>
            <w:sz w:val="24"/>
            <w:szCs w:val="24"/>
          </w:rPr>
          <w:t>)</w:t>
        </w:r>
      </w:ins>
    </w:p>
    <w:p w14:paraId="70499A99" w14:textId="7E173437" w:rsidR="001A06DE" w:rsidRDefault="001A06DE" w:rsidP="00997273">
      <w:pPr>
        <w:spacing w:after="0"/>
        <w:rPr>
          <w:ins w:id="14" w:author="Trung Nguyen" w:date="2024-07-04T16:29:00Z"/>
          <w:rFonts w:ascii="Times New Roman" w:hAnsi="Times New Roman" w:cs="Times New Roman"/>
          <w:sz w:val="24"/>
          <w:szCs w:val="24"/>
        </w:rPr>
      </w:pPr>
    </w:p>
    <w:p w14:paraId="5B3B12E5" w14:textId="0450D135" w:rsidR="0056047A" w:rsidRPr="00DE3DB9" w:rsidRDefault="0056047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rPrChange w:id="15" w:author="Trung Nguyen" w:date="2024-07-04T16:32:00Z">
            <w:rPr/>
          </w:rPrChange>
        </w:rPr>
        <w:pPrChange w:id="16" w:author="Trung Nguyen" w:date="2024-07-04T16:32:00Z">
          <w:pPr>
            <w:spacing w:after="0"/>
          </w:pPr>
        </w:pPrChange>
      </w:pPr>
      <w:proofErr w:type="spellStart"/>
      <w:ins w:id="17" w:author="Trung Nguyen" w:date="2024-07-04T16:29:00Z">
        <w:r w:rsidRPr="00DE3DB9">
          <w:rPr>
            <w:rFonts w:ascii="Times New Roman" w:hAnsi="Times New Roman" w:cs="Times New Roman"/>
            <w:sz w:val="24"/>
            <w:szCs w:val="24"/>
            <w:rPrChange w:id="18" w:author="Trung Nguyen" w:date="2024-07-04T16:32:00Z">
              <w:rPr/>
            </w:rPrChange>
          </w:rPr>
          <w:t>selected_bill_policies_subjects.json</w:t>
        </w:r>
        <w:proofErr w:type="spellEnd"/>
        <w:r w:rsidRPr="00DE3DB9">
          <w:rPr>
            <w:rFonts w:ascii="Times New Roman" w:hAnsi="Times New Roman" w:cs="Times New Roman"/>
            <w:sz w:val="24"/>
            <w:szCs w:val="24"/>
            <w:rPrChange w:id="19" w:author="Trung Nguyen" w:date="2024-07-04T16:32:00Z">
              <w:rPr/>
            </w:rPrChange>
          </w:rPr>
          <w:t>.</w:t>
        </w:r>
      </w:ins>
    </w:p>
    <w:p w14:paraId="098A0A2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>{</w:t>
      </w:r>
    </w:p>
    <w:p w14:paraId="0FB3DF0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"subjects": [</w:t>
      </w:r>
    </w:p>
    <w:p w14:paraId="02808C48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"accounting",</w:t>
      </w:r>
    </w:p>
    <w:p w14:paraId="18924D1F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accounting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and auditing",</w:t>
      </w:r>
    </w:p>
    <w:p w14:paraId="3FA56320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accounting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and financial statements",</w:t>
      </w:r>
    </w:p>
    <w:p w14:paraId="46D88A5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stability oversight council",</w:t>
      </w:r>
    </w:p>
    <w:p w14:paraId="7C3FB232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crises",</w:t>
      </w:r>
    </w:p>
    <w:p w14:paraId="32A427C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crises and stabilization",</w:t>
      </w:r>
    </w:p>
    <w:p w14:paraId="5E9670EE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deregulation",</w:t>
      </w:r>
    </w:p>
    <w:p w14:paraId="4C77356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disclosure",</w:t>
      </w:r>
    </w:p>
    <w:p w14:paraId="14495DB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institutions",</w:t>
      </w:r>
    </w:p>
    <w:p w14:paraId="5D9CAAB0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accounting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statement",</w:t>
      </w:r>
    </w:p>
    <w:p w14:paraId="5E4D1C2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literacy",</w:t>
      </w:r>
    </w:p>
    <w:p w14:paraId="4F3D9B18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services",</w:t>
      </w:r>
    </w:p>
    <w:p w14:paraId="0973D7E4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services and investments",</w:t>
      </w:r>
    </w:p>
    <w:p w14:paraId="3C2DF61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corporate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accountability",</w:t>
      </w:r>
    </w:p>
    <w:p w14:paraId="4A465C92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corporate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corruption",</w:t>
      </w:r>
    </w:p>
    <w:p w14:paraId="085A17D2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corporate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finance",</w:t>
      </w:r>
    </w:p>
    <w:p w14:paraId="03509169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fraud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offenses and financial crimes",</w:t>
      </w:r>
    </w:p>
    <w:p w14:paraId="44E70C83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corporate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finance and management",</w:t>
      </w:r>
    </w:p>
    <w:p w14:paraId="6ED7CD3D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corporate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governance",</w:t>
      </w:r>
    </w:p>
    <w:p w14:paraId="67E99139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corporate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management",</w:t>
      </w:r>
    </w:p>
    <w:p w14:paraId="06751F7D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lastRenderedPageBreak/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corporations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and stocks",</w:t>
      </w:r>
    </w:p>
    <w:p w14:paraId="5645A17A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corporation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reports",</w:t>
      </w:r>
    </w:p>
    <w:p w14:paraId="48509F7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corporate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regulation",</w:t>
      </w:r>
    </w:p>
    <w:p w14:paraId="5802390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"corporations",</w:t>
      </w:r>
    </w:p>
    <w:p w14:paraId="685370A0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information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disclosure (securities law)",</w:t>
      </w:r>
    </w:p>
    <w:p w14:paraId="6414A036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insider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trading in securities",</w:t>
      </w:r>
    </w:p>
    <w:p w14:paraId="06531BA6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insider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trading in securities",</w:t>
      </w:r>
    </w:p>
    <w:p w14:paraId="3D587597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"securities",</w:t>
      </w:r>
    </w:p>
    <w:p w14:paraId="05A3E3DF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securities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and exchange commission",</w:t>
      </w:r>
    </w:p>
    <w:p w14:paraId="7B69967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securities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and exchange commission (sec)",</w:t>
      </w:r>
    </w:p>
    <w:p w14:paraId="1CBE0C67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securities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and investments",</w:t>
      </w:r>
    </w:p>
    <w:p w14:paraId="41EE95A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fraud",</w:t>
      </w:r>
    </w:p>
    <w:p w14:paraId="78F0C18C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industry",</w:t>
      </w:r>
    </w:p>
    <w:p w14:paraId="473DFE70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regulation",</w:t>
      </w:r>
    </w:p>
    <w:p w14:paraId="3056DBCA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statement",</w:t>
      </w:r>
    </w:p>
    <w:p w14:paraId="0F3AAAB4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regulation",</w:t>
      </w:r>
    </w:p>
    <w:p w14:paraId="58B3787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insider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trading",</w:t>
      </w:r>
    </w:p>
    <w:p w14:paraId="7820FBC3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"corporate",</w:t>
      </w:r>
    </w:p>
    <w:p w14:paraId="2467712F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bank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fraud",</w:t>
      </w:r>
    </w:p>
    <w:p w14:paraId="2F6DEFF7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"securities law",</w:t>
      </w:r>
    </w:p>
    <w:p w14:paraId="279BB30B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securities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and exchange commission"</w:t>
      </w:r>
    </w:p>
    <w:p w14:paraId="1B307E72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],</w:t>
      </w:r>
    </w:p>
    <w:p w14:paraId="2E6F9FE6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1A06DE">
        <w:rPr>
          <w:rFonts w:ascii="Times New Roman" w:hAnsi="Times New Roman" w:cs="Times New Roman"/>
          <w:sz w:val="24"/>
          <w:szCs w:val="24"/>
        </w:rPr>
        <w:t>policy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>_areas</w:t>
      </w:r>
      <w:proofErr w:type="spellEnd"/>
      <w:r w:rsidRPr="001A06DE">
        <w:rPr>
          <w:rFonts w:ascii="Times New Roman" w:hAnsi="Times New Roman" w:cs="Times New Roman"/>
          <w:sz w:val="24"/>
          <w:szCs w:val="24"/>
        </w:rPr>
        <w:t>": [</w:t>
      </w:r>
    </w:p>
    <w:p w14:paraId="0B561526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finance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and financial sector",</w:t>
      </w:r>
    </w:p>
    <w:p w14:paraId="0075F713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"law",</w:t>
      </w:r>
    </w:p>
    <w:p w14:paraId="48944415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1A06DE">
        <w:rPr>
          <w:rFonts w:ascii="Times New Roman" w:hAnsi="Times New Roman" w:cs="Times New Roman"/>
          <w:sz w:val="24"/>
          <w:szCs w:val="24"/>
        </w:rPr>
        <w:t>crime</w:t>
      </w:r>
      <w:proofErr w:type="gramEnd"/>
      <w:r w:rsidRPr="001A06DE">
        <w:rPr>
          <w:rFonts w:ascii="Times New Roman" w:hAnsi="Times New Roman" w:cs="Times New Roman"/>
          <w:sz w:val="24"/>
          <w:szCs w:val="24"/>
        </w:rPr>
        <w:t xml:space="preserve"> and law enforcement"</w:t>
      </w:r>
    </w:p>
    <w:p w14:paraId="7B04AB99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7D380D4E" w14:textId="77777777" w:rsidR="001A06DE" w:rsidRPr="001A06DE" w:rsidRDefault="001A06DE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06DE">
        <w:rPr>
          <w:rFonts w:ascii="Times New Roman" w:hAnsi="Times New Roman" w:cs="Times New Roman"/>
          <w:sz w:val="24"/>
          <w:szCs w:val="24"/>
        </w:rPr>
        <w:t>}</w:t>
      </w:r>
    </w:p>
    <w:p w14:paraId="547A54AD" w14:textId="765055CE" w:rsidR="00F74378" w:rsidRDefault="00F74378" w:rsidP="001A06DE">
      <w:pPr>
        <w:spacing w:after="0"/>
        <w:rPr>
          <w:ins w:id="20" w:author="Trung Nguyen" w:date="2024-07-04T16:32:00Z"/>
          <w:rFonts w:ascii="Times New Roman" w:hAnsi="Times New Roman" w:cs="Times New Roman"/>
          <w:sz w:val="24"/>
          <w:szCs w:val="24"/>
        </w:rPr>
      </w:pPr>
    </w:p>
    <w:p w14:paraId="02F8B660" w14:textId="14CABED1" w:rsidR="00DE3DB9" w:rsidRDefault="00DE3DB9" w:rsidP="00DE3DB9">
      <w:pPr>
        <w:pStyle w:val="ListParagraph"/>
        <w:numPr>
          <w:ilvl w:val="0"/>
          <w:numId w:val="5"/>
        </w:numPr>
        <w:spacing w:after="0"/>
        <w:rPr>
          <w:ins w:id="21" w:author="Trung Nguyen" w:date="2024-07-04T16:32:00Z"/>
          <w:rFonts w:ascii="Times New Roman" w:hAnsi="Times New Roman" w:cs="Times New Roman"/>
          <w:sz w:val="24"/>
          <w:szCs w:val="24"/>
        </w:rPr>
      </w:pPr>
      <w:ins w:id="22" w:author="Trung Nguyen" w:date="2024-07-04T16:32:00Z">
        <w:r w:rsidRPr="00C331F6">
          <w:rPr>
            <w:rFonts w:ascii="Times New Roman" w:hAnsi="Times New Roman" w:cs="Times New Roman"/>
            <w:sz w:val="24"/>
            <w:szCs w:val="24"/>
          </w:rPr>
          <w:t>keywords.txt</w:t>
        </w:r>
      </w:ins>
    </w:p>
    <w:p w14:paraId="04FC8CD4" w14:textId="77777777" w:rsidR="00DE3DB9" w:rsidRPr="00DE3DB9" w:rsidRDefault="00DE3DB9" w:rsidP="00DE3DB9">
      <w:pPr>
        <w:spacing w:after="0"/>
        <w:rPr>
          <w:ins w:id="23" w:author="Trung Nguyen" w:date="2024-07-04T16:32:00Z"/>
          <w:rFonts w:ascii="Times New Roman" w:hAnsi="Times New Roman" w:cs="Times New Roman"/>
          <w:sz w:val="24"/>
          <w:szCs w:val="24"/>
        </w:rPr>
      </w:pPr>
      <w:ins w:id="24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securities fraud</w:t>
        </w:r>
      </w:ins>
    </w:p>
    <w:p w14:paraId="67B34ECB" w14:textId="77777777" w:rsidR="00DE3DB9" w:rsidRPr="00DE3DB9" w:rsidRDefault="00DE3DB9" w:rsidP="00DE3DB9">
      <w:pPr>
        <w:spacing w:after="0"/>
        <w:rPr>
          <w:ins w:id="25" w:author="Trung Nguyen" w:date="2024-07-04T16:32:00Z"/>
          <w:rFonts w:ascii="Times New Roman" w:hAnsi="Times New Roman" w:cs="Times New Roman"/>
          <w:sz w:val="24"/>
          <w:szCs w:val="24"/>
        </w:rPr>
      </w:pPr>
      <w:ins w:id="26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accounting fraud</w:t>
        </w:r>
      </w:ins>
    </w:p>
    <w:p w14:paraId="64E2C146" w14:textId="77777777" w:rsidR="00DE3DB9" w:rsidRPr="00DE3DB9" w:rsidRDefault="00DE3DB9" w:rsidP="00DE3DB9">
      <w:pPr>
        <w:spacing w:after="0"/>
        <w:rPr>
          <w:ins w:id="27" w:author="Trung Nguyen" w:date="2024-07-04T16:32:00Z"/>
          <w:rFonts w:ascii="Times New Roman" w:hAnsi="Times New Roman" w:cs="Times New Roman"/>
          <w:sz w:val="24"/>
          <w:szCs w:val="24"/>
        </w:rPr>
      </w:pPr>
      <w:ins w:id="28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accounting statement</w:t>
        </w:r>
      </w:ins>
    </w:p>
    <w:p w14:paraId="6A1D7A1C" w14:textId="77777777" w:rsidR="00DE3DB9" w:rsidRPr="00DE3DB9" w:rsidRDefault="00DE3DB9" w:rsidP="00DE3DB9">
      <w:pPr>
        <w:spacing w:after="0"/>
        <w:rPr>
          <w:ins w:id="29" w:author="Trung Nguyen" w:date="2024-07-04T16:32:00Z"/>
          <w:rFonts w:ascii="Times New Roman" w:hAnsi="Times New Roman" w:cs="Times New Roman"/>
          <w:sz w:val="24"/>
          <w:szCs w:val="24"/>
        </w:rPr>
      </w:pPr>
      <w:ins w:id="30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financial statement</w:t>
        </w:r>
      </w:ins>
    </w:p>
    <w:p w14:paraId="07E282A8" w14:textId="77777777" w:rsidR="00DE3DB9" w:rsidRPr="00DE3DB9" w:rsidRDefault="00DE3DB9" w:rsidP="00DE3DB9">
      <w:pPr>
        <w:spacing w:after="0"/>
        <w:rPr>
          <w:ins w:id="31" w:author="Trung Nguyen" w:date="2024-07-04T16:32:00Z"/>
          <w:rFonts w:ascii="Times New Roman" w:hAnsi="Times New Roman" w:cs="Times New Roman"/>
          <w:sz w:val="24"/>
          <w:szCs w:val="24"/>
        </w:rPr>
      </w:pPr>
      <w:ins w:id="32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corporate regulation</w:t>
        </w:r>
      </w:ins>
    </w:p>
    <w:p w14:paraId="17BB0B86" w14:textId="77777777" w:rsidR="00DE3DB9" w:rsidRPr="00DE3DB9" w:rsidRDefault="00DE3DB9" w:rsidP="00DE3DB9">
      <w:pPr>
        <w:spacing w:after="0"/>
        <w:rPr>
          <w:ins w:id="33" w:author="Trung Nguyen" w:date="2024-07-04T16:32:00Z"/>
          <w:rFonts w:ascii="Times New Roman" w:hAnsi="Times New Roman" w:cs="Times New Roman"/>
          <w:sz w:val="24"/>
          <w:szCs w:val="24"/>
        </w:rPr>
      </w:pPr>
      <w:ins w:id="34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financial regulation</w:t>
        </w:r>
      </w:ins>
    </w:p>
    <w:p w14:paraId="7DB5D8C3" w14:textId="77777777" w:rsidR="00DE3DB9" w:rsidRPr="00DE3DB9" w:rsidRDefault="00DE3DB9" w:rsidP="00DE3DB9">
      <w:pPr>
        <w:spacing w:after="0"/>
        <w:rPr>
          <w:ins w:id="35" w:author="Trung Nguyen" w:date="2024-07-04T16:32:00Z"/>
          <w:rFonts w:ascii="Times New Roman" w:hAnsi="Times New Roman" w:cs="Times New Roman"/>
          <w:sz w:val="24"/>
          <w:szCs w:val="24"/>
        </w:rPr>
      </w:pPr>
      <w:ins w:id="36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financial disclosure</w:t>
        </w:r>
      </w:ins>
    </w:p>
    <w:p w14:paraId="44499CD0" w14:textId="77777777" w:rsidR="00DE3DB9" w:rsidRPr="00DE3DB9" w:rsidRDefault="00DE3DB9" w:rsidP="00DE3DB9">
      <w:pPr>
        <w:spacing w:after="0"/>
        <w:rPr>
          <w:ins w:id="37" w:author="Trung Nguyen" w:date="2024-07-04T16:32:00Z"/>
          <w:rFonts w:ascii="Times New Roman" w:hAnsi="Times New Roman" w:cs="Times New Roman"/>
          <w:sz w:val="24"/>
          <w:szCs w:val="24"/>
        </w:rPr>
      </w:pPr>
      <w:ins w:id="38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corporate disclosure</w:t>
        </w:r>
      </w:ins>
    </w:p>
    <w:p w14:paraId="5711A7A9" w14:textId="77777777" w:rsidR="00DE3DB9" w:rsidRPr="00DE3DB9" w:rsidRDefault="00DE3DB9" w:rsidP="00DE3DB9">
      <w:pPr>
        <w:spacing w:after="0"/>
        <w:rPr>
          <w:ins w:id="39" w:author="Trung Nguyen" w:date="2024-07-04T16:32:00Z"/>
          <w:rFonts w:ascii="Times New Roman" w:hAnsi="Times New Roman" w:cs="Times New Roman"/>
          <w:sz w:val="24"/>
          <w:szCs w:val="24"/>
        </w:rPr>
      </w:pPr>
      <w:ins w:id="40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insider trading</w:t>
        </w:r>
      </w:ins>
    </w:p>
    <w:p w14:paraId="5B59DEE7" w14:textId="77777777" w:rsidR="00DE3DB9" w:rsidRPr="00DE3DB9" w:rsidRDefault="00DE3DB9" w:rsidP="00DE3DB9">
      <w:pPr>
        <w:spacing w:after="0"/>
        <w:rPr>
          <w:ins w:id="41" w:author="Trung Nguyen" w:date="2024-07-04T16:32:00Z"/>
          <w:rFonts w:ascii="Times New Roman" w:hAnsi="Times New Roman" w:cs="Times New Roman"/>
          <w:sz w:val="24"/>
          <w:szCs w:val="24"/>
        </w:rPr>
      </w:pPr>
      <w:ins w:id="42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corporate</w:t>
        </w:r>
      </w:ins>
    </w:p>
    <w:p w14:paraId="21C91BF6" w14:textId="77777777" w:rsidR="00DE3DB9" w:rsidRPr="00DE3DB9" w:rsidRDefault="00DE3DB9" w:rsidP="00DE3DB9">
      <w:pPr>
        <w:spacing w:after="0"/>
        <w:rPr>
          <w:ins w:id="43" w:author="Trung Nguyen" w:date="2024-07-04T16:32:00Z"/>
          <w:rFonts w:ascii="Times New Roman" w:hAnsi="Times New Roman" w:cs="Times New Roman"/>
          <w:sz w:val="24"/>
          <w:szCs w:val="24"/>
        </w:rPr>
      </w:pPr>
      <w:ins w:id="44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securities law</w:t>
        </w:r>
      </w:ins>
    </w:p>
    <w:p w14:paraId="3B427041" w14:textId="77777777" w:rsidR="00DE3DB9" w:rsidRPr="00DE3DB9" w:rsidRDefault="00DE3DB9" w:rsidP="00DE3DB9">
      <w:pPr>
        <w:spacing w:after="0"/>
        <w:rPr>
          <w:ins w:id="45" w:author="Trung Nguyen" w:date="2024-07-04T16:32:00Z"/>
          <w:rFonts w:ascii="Times New Roman" w:hAnsi="Times New Roman" w:cs="Times New Roman"/>
          <w:sz w:val="24"/>
          <w:szCs w:val="24"/>
        </w:rPr>
      </w:pPr>
      <w:ins w:id="46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corporate fraud</w:t>
        </w:r>
      </w:ins>
    </w:p>
    <w:p w14:paraId="41071AB0" w14:textId="7ED936D1" w:rsidR="00DE3DB9" w:rsidRPr="00DE3DB9" w:rsidRDefault="00DE3DB9" w:rsidP="00DE3DB9">
      <w:pPr>
        <w:spacing w:after="0"/>
        <w:rPr>
          <w:rFonts w:ascii="Times New Roman" w:hAnsi="Times New Roman" w:cs="Times New Roman"/>
          <w:sz w:val="24"/>
          <w:szCs w:val="24"/>
          <w:rPrChange w:id="47" w:author="Trung Nguyen" w:date="2024-07-04T16:32:00Z">
            <w:rPr/>
          </w:rPrChange>
        </w:rPr>
      </w:pPr>
      <w:ins w:id="48" w:author="Trung Nguyen" w:date="2024-07-04T16:32:00Z">
        <w:r w:rsidRPr="00DE3DB9">
          <w:rPr>
            <w:rFonts w:ascii="Times New Roman" w:hAnsi="Times New Roman" w:cs="Times New Roman"/>
            <w:sz w:val="24"/>
            <w:szCs w:val="24"/>
          </w:rPr>
          <w:t>securities and exchange commission</w:t>
        </w:r>
      </w:ins>
    </w:p>
    <w:p w14:paraId="0330A0BF" w14:textId="1A0A79DB" w:rsidR="001A06DE" w:rsidRDefault="0001709B" w:rsidP="001A06DE">
      <w:pPr>
        <w:spacing w:after="0"/>
        <w:rPr>
          <w:moveFrom w:id="49" w:author="Trung Nguyen" w:date="2024-07-04T16:16:00Z"/>
          <w:rFonts w:ascii="Times New Roman" w:hAnsi="Times New Roman" w:cs="Times New Roman"/>
          <w:sz w:val="24"/>
          <w:szCs w:val="24"/>
        </w:rPr>
      </w:pPr>
      <w:moveFromRangeStart w:id="50" w:author="Trung Nguyen" w:date="2024-07-04T16:16:00Z" w:name="move171002218"/>
      <w:moveFrom w:id="51" w:author="Trung Nguyen" w:date="2024-07-04T16:16:00Z">
        <w:r w:rsidDel="00807A14">
          <w:rPr>
            <w:rFonts w:ascii="Times New Roman" w:hAnsi="Times New Roman" w:cs="Times New Roman"/>
            <w:sz w:val="24"/>
            <w:szCs w:val="24"/>
          </w:rPr>
          <w:t xml:space="preserve">This outputs the file: </w:t>
        </w:r>
        <w:r w:rsidRPr="0001709B" w:rsidDel="00807A14">
          <w:rPr>
            <w:rFonts w:ascii="Times New Roman" w:hAnsi="Times New Roman" w:cs="Times New Roman"/>
            <w:sz w:val="24"/>
            <w:szCs w:val="24"/>
          </w:rPr>
          <w:t>bills_meta_only --policy keywords only.csv</w:t>
        </w:r>
        <w:r w:rsidDel="00807A14">
          <w:rPr>
            <w:rFonts w:ascii="Times New Roman" w:hAnsi="Times New Roman" w:cs="Times New Roman"/>
            <w:sz w:val="24"/>
            <w:szCs w:val="24"/>
          </w:rPr>
          <w:t xml:space="preserve"> which has 1395 observations. </w:t>
        </w:r>
      </w:moveFrom>
    </w:p>
    <w:moveFromRangeEnd w:id="50"/>
    <w:p w14:paraId="557C5E25" w14:textId="77777777" w:rsidR="00DF31FA" w:rsidRDefault="00DF31FA" w:rsidP="001A06DE">
      <w:pPr>
        <w:spacing w:after="0"/>
        <w:rPr>
          <w:ins w:id="52" w:author="Scherf,AA" w:date="2024-07-08T11:46:00Z" w16du:dateUtc="2024-07-08T10:46:00Z"/>
          <w:rFonts w:ascii="Times New Roman" w:hAnsi="Times New Roman" w:cs="Times New Roman"/>
          <w:sz w:val="24"/>
          <w:szCs w:val="24"/>
        </w:rPr>
      </w:pPr>
    </w:p>
    <w:p w14:paraId="1B19F273" w14:textId="77777777" w:rsidR="00DF31FA" w:rsidRDefault="00DF31FA" w:rsidP="001A06DE">
      <w:pPr>
        <w:spacing w:after="0"/>
        <w:rPr>
          <w:ins w:id="53" w:author="Scherf,AA" w:date="2024-07-08T11:46:00Z" w16du:dateUtc="2024-07-08T10:46:00Z"/>
          <w:rFonts w:ascii="Times New Roman" w:hAnsi="Times New Roman" w:cs="Times New Roman"/>
          <w:sz w:val="24"/>
          <w:szCs w:val="24"/>
        </w:rPr>
      </w:pPr>
    </w:p>
    <w:p w14:paraId="77A19578" w14:textId="77777777" w:rsidR="00DF31FA" w:rsidRDefault="00DF31FA" w:rsidP="001A06DE">
      <w:pPr>
        <w:spacing w:after="0"/>
        <w:rPr>
          <w:ins w:id="54" w:author="Scherf,AA" w:date="2024-07-08T11:46:00Z" w16du:dateUtc="2024-07-08T10:46:00Z"/>
          <w:rFonts w:ascii="Times New Roman" w:hAnsi="Times New Roman" w:cs="Times New Roman"/>
          <w:sz w:val="24"/>
          <w:szCs w:val="24"/>
        </w:rPr>
      </w:pPr>
    </w:p>
    <w:p w14:paraId="21856292" w14:textId="77777777" w:rsidR="00DF31FA" w:rsidRDefault="00DF31FA" w:rsidP="001A06DE">
      <w:pPr>
        <w:spacing w:after="0"/>
        <w:rPr>
          <w:ins w:id="55" w:author="Scherf,AA" w:date="2024-07-08T11:46:00Z" w16du:dateUtc="2024-07-08T10:46:00Z"/>
          <w:rFonts w:ascii="Times New Roman" w:hAnsi="Times New Roman" w:cs="Times New Roman"/>
          <w:sz w:val="24"/>
          <w:szCs w:val="24"/>
        </w:rPr>
      </w:pPr>
    </w:p>
    <w:p w14:paraId="5D20CAE5" w14:textId="2A81D000" w:rsidR="00DF31FA" w:rsidDel="00807A14" w:rsidRDefault="00DF31FA" w:rsidP="001A06DE">
      <w:pPr>
        <w:spacing w:after="0"/>
        <w:rPr>
          <w:ins w:id="56" w:author="Scherf,AA" w:date="2024-07-08T11:46:00Z" w16du:dateUtc="2024-07-08T10:46:00Z"/>
          <w:rFonts w:ascii="Times New Roman" w:hAnsi="Times New Roman" w:cs="Times New Roman"/>
          <w:sz w:val="24"/>
          <w:szCs w:val="24"/>
        </w:rPr>
      </w:pPr>
      <w:ins w:id="57" w:author="Scherf,AA" w:date="2024-07-08T11:47:00Z" w16du:dateUtc="2024-07-08T10:47:00Z">
        <w:r>
          <w:rPr>
            <w:rFonts w:ascii="Times New Roman" w:hAnsi="Times New Roman" w:cs="Times New Roman"/>
            <w:sz w:val="24"/>
            <w:szCs w:val="24"/>
          </w:rPr>
          <w:t>OLD NOTES BELOW</w:t>
        </w:r>
      </w:ins>
    </w:p>
    <w:p w14:paraId="4E6E3A67" w14:textId="77777777" w:rsidR="00B07318" w:rsidRDefault="00B07318" w:rsidP="001A06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254BD" w14:textId="26C03391" w:rsidR="00B07318" w:rsidRDefault="00B07318" w:rsidP="001A06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Code: </w:t>
      </w:r>
      <w:r w:rsidRPr="00B07318">
        <w:rPr>
          <w:rFonts w:ascii="Times New Roman" w:hAnsi="Times New Roman" w:cs="Times New Roman"/>
          <w:sz w:val="24"/>
          <w:szCs w:val="24"/>
        </w:rPr>
        <w:t>3_select_export_bills</w:t>
      </w:r>
      <w:r>
        <w:rPr>
          <w:rFonts w:ascii="Times New Roman" w:hAnsi="Times New Roman" w:cs="Times New Roman"/>
          <w:sz w:val="24"/>
          <w:szCs w:val="24"/>
        </w:rPr>
        <w:t xml:space="preserve">.py </w:t>
      </w:r>
      <w:r w:rsidRPr="00B07318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he outputs 2 datasets. </w:t>
      </w:r>
    </w:p>
    <w:p w14:paraId="7C199F0C" w14:textId="564061A4" w:rsidR="00B07318" w:rsidRPr="00B07318" w:rsidRDefault="00B07318" w:rsidP="00B0731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07318">
        <w:rPr>
          <w:rFonts w:ascii="Times New Roman" w:hAnsi="Times New Roman" w:cs="Times New Roman"/>
          <w:sz w:val="24"/>
          <w:szCs w:val="24"/>
        </w:rPr>
        <w:t>dat_bills_meta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[dat_bills_2['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has_keywords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'] == 1].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to_csv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bills_meta_only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 xml:space="preserve"> --subset --has keywords.csv", index=False)</w:t>
      </w:r>
      <w:ins w:id="58" w:author="Trung Nguyen" w:date="2024-07-04T16:17:00Z">
        <w:r w:rsidR="008C751F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8C751F" w:rsidRPr="008C751F">
          <w:rPr>
            <w:rFonts w:ascii="Times New Roman" w:hAnsi="Times New Roman" w:cs="Times New Roman"/>
            <w:sz w:val="24"/>
            <w:szCs w:val="24"/>
          </w:rPr>
          <w:sym w:font="Wingdings" w:char="F0E0"/>
        </w:r>
        <w:r w:rsidR="008C751F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5C06BF">
          <w:rPr>
            <w:rFonts w:ascii="Times New Roman" w:hAnsi="Times New Roman" w:cs="Times New Roman"/>
            <w:sz w:val="24"/>
            <w:szCs w:val="24"/>
          </w:rPr>
          <w:t xml:space="preserve">has </w:t>
        </w:r>
      </w:ins>
      <w:ins w:id="59" w:author="Trung Nguyen" w:date="2024-07-04T16:34:00Z">
        <w:r w:rsidR="002D7A7F">
          <w:rPr>
            <w:rFonts w:ascii="Times New Roman" w:hAnsi="Times New Roman" w:cs="Times New Roman"/>
            <w:sz w:val="24"/>
            <w:szCs w:val="24"/>
          </w:rPr>
          <w:t>817 rows</w:t>
        </w:r>
      </w:ins>
    </w:p>
    <w:p w14:paraId="7DF78D76" w14:textId="77777777" w:rsidR="00B07318" w:rsidRPr="00B07318" w:rsidRDefault="00B07318" w:rsidP="00B073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AD6ED4" w14:textId="1CFADCAF" w:rsidR="00B07318" w:rsidRDefault="00B07318" w:rsidP="00B0731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07318">
        <w:rPr>
          <w:rFonts w:ascii="Times New Roman" w:hAnsi="Times New Roman" w:cs="Times New Roman"/>
          <w:sz w:val="24"/>
          <w:szCs w:val="24"/>
        </w:rPr>
        <w:t>dat_bills_meta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[dat_bills_2['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has_keywords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'] != 1].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to_csv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07318">
        <w:rPr>
          <w:rFonts w:ascii="Times New Roman" w:hAnsi="Times New Roman" w:cs="Times New Roman"/>
          <w:sz w:val="24"/>
          <w:szCs w:val="24"/>
        </w:rPr>
        <w:t>bills_meta_only</w:t>
      </w:r>
      <w:proofErr w:type="spellEnd"/>
      <w:r w:rsidRPr="00B07318">
        <w:rPr>
          <w:rFonts w:ascii="Times New Roman" w:hAnsi="Times New Roman" w:cs="Times New Roman"/>
          <w:sz w:val="24"/>
          <w:szCs w:val="24"/>
        </w:rPr>
        <w:t xml:space="preserve"> --subset --no keywords.csv", index=False)</w:t>
      </w:r>
    </w:p>
    <w:p w14:paraId="33CCDB85" w14:textId="4ADCB368" w:rsidR="00B07318" w:rsidRDefault="00B07318" w:rsidP="001A06DE">
      <w:pPr>
        <w:spacing w:after="0"/>
        <w:rPr>
          <w:ins w:id="60" w:author="Trung Nguyen" w:date="2024-07-04T16:16:00Z"/>
          <w:rFonts w:ascii="Times New Roman" w:hAnsi="Times New Roman" w:cs="Times New Roman"/>
          <w:sz w:val="24"/>
          <w:szCs w:val="24"/>
        </w:rPr>
      </w:pPr>
    </w:p>
    <w:p w14:paraId="0FDB6BFC" w14:textId="6C8DE6BE" w:rsidR="003D63C5" w:rsidRPr="00EC0DC9" w:rsidRDefault="003D63C5" w:rsidP="001A06DE">
      <w:pPr>
        <w:spacing w:after="0"/>
        <w:rPr>
          <w:ins w:id="61" w:author="Trung Nguyen" w:date="2024-07-04T16:16:00Z"/>
          <w:rFonts w:ascii="Times New Roman" w:hAnsi="Times New Roman" w:cs="Times New Roman"/>
          <w:strike/>
          <w:sz w:val="24"/>
          <w:szCs w:val="24"/>
          <w:rPrChange w:id="62" w:author="Trung Nguyen" w:date="2024-07-04T16:34:00Z">
            <w:rPr>
              <w:ins w:id="63" w:author="Trung Nguyen" w:date="2024-07-04T16:16:00Z"/>
              <w:rFonts w:ascii="Times New Roman" w:hAnsi="Times New Roman" w:cs="Times New Roman"/>
              <w:sz w:val="24"/>
              <w:szCs w:val="24"/>
            </w:rPr>
          </w:rPrChange>
        </w:rPr>
      </w:pPr>
      <w:ins w:id="64" w:author="Trung Nguyen" w:date="2024-07-04T16:16:00Z">
        <w:r w:rsidRPr="00EC0DC9">
          <w:rPr>
            <w:rFonts w:ascii="Times New Roman" w:hAnsi="Times New Roman" w:cs="Times New Roman"/>
            <w:strike/>
            <w:sz w:val="24"/>
            <w:szCs w:val="24"/>
            <w:rPrChange w:id="65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(Can disregard this: </w:t>
        </w:r>
      </w:ins>
      <w:ins w:id="66" w:author="Trung Nguyen" w:date="2024-07-04T16:17:00Z">
        <w:r w:rsidR="0056047A" w:rsidRPr="00EC0DC9">
          <w:rPr>
            <w:rFonts w:ascii="Times New Roman" w:hAnsi="Times New Roman" w:cs="Times New Roman"/>
            <w:strike/>
            <w:sz w:val="24"/>
            <w:szCs w:val="24"/>
            <w:rPrChange w:id="67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Project Legislator Bill Corporate Frauds/z__Archive_1.18.24/Congress Bill Voting/Project Congress Bills Voting -- all/scripts/3_1_find_bills_has_keywords.py</w:t>
        </w:r>
      </w:ins>
      <w:ins w:id="68" w:author="Trung Nguyen" w:date="2024-07-04T16:16:00Z">
        <w:r w:rsidRPr="00EC0DC9">
          <w:rPr>
            <w:rFonts w:ascii="Times New Roman" w:hAnsi="Times New Roman" w:cs="Times New Roman"/>
            <w:strike/>
            <w:sz w:val="24"/>
            <w:szCs w:val="24"/>
            <w:rPrChange w:id="69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br/>
        </w:r>
      </w:ins>
      <w:ins w:id="70" w:author="Trung Nguyen" w:date="2024-07-04T16:18:00Z">
        <w:r w:rsidR="0056047A" w:rsidRPr="00EC0DC9">
          <w:rPr>
            <w:rFonts w:ascii="Times New Roman" w:hAnsi="Times New Roman" w:cs="Times New Roman"/>
            <w:strike/>
            <w:sz w:val="24"/>
            <w:szCs w:val="24"/>
            <w:rPrChange w:id="71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which only picks bills based on policy areas </w:t>
        </w:r>
      </w:ins>
      <w:ins w:id="72" w:author="Trung Nguyen" w:date="2024-07-04T16:33:00Z">
        <w:r w:rsidR="00DE3DB9" w:rsidRPr="00EC0DC9">
          <w:rPr>
            <w:rFonts w:ascii="Times New Roman" w:hAnsi="Times New Roman" w:cs="Times New Roman"/>
            <w:strike/>
            <w:sz w:val="24"/>
            <w:szCs w:val="24"/>
            <w:rPrChange w:id="73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from</w:t>
        </w:r>
        <w:r w:rsidR="00701F57" w:rsidRPr="00EC0DC9">
          <w:rPr>
            <w:rFonts w:ascii="Times New Roman" w:hAnsi="Times New Roman" w:cs="Times New Roman"/>
            <w:strike/>
            <w:sz w:val="24"/>
            <w:szCs w:val="24"/>
            <w:rPrChange w:id="74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 </w:t>
        </w:r>
        <w:proofErr w:type="spellStart"/>
        <w:r w:rsidR="00701F57" w:rsidRPr="00EC0DC9">
          <w:rPr>
            <w:rFonts w:ascii="Times New Roman" w:hAnsi="Times New Roman" w:cs="Times New Roman"/>
            <w:strike/>
            <w:sz w:val="24"/>
            <w:szCs w:val="24"/>
            <w:rPrChange w:id="75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selected_bill_policies_subjects.json</w:t>
        </w:r>
        <w:proofErr w:type="spellEnd"/>
        <w:r w:rsidR="00DE3DB9" w:rsidRPr="00EC0DC9">
          <w:rPr>
            <w:rFonts w:ascii="Times New Roman" w:hAnsi="Times New Roman" w:cs="Times New Roman"/>
            <w:strike/>
            <w:sz w:val="24"/>
            <w:szCs w:val="24"/>
            <w:rPrChange w:id="76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 and keywords in keywords.txt</w:t>
        </w:r>
      </w:ins>
      <w:ins w:id="77" w:author="Trung Nguyen" w:date="2024-07-04T16:16:00Z">
        <w:r w:rsidRPr="00EC0DC9">
          <w:rPr>
            <w:rFonts w:ascii="Times New Roman" w:hAnsi="Times New Roman" w:cs="Times New Roman"/>
            <w:strike/>
            <w:sz w:val="24"/>
            <w:szCs w:val="24"/>
            <w:rPrChange w:id="78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br/>
          <w:t xml:space="preserve">In code: </w:t>
        </w:r>
      </w:ins>
    </w:p>
    <w:p w14:paraId="434CD6AB" w14:textId="2C917802" w:rsidR="00807A14" w:rsidRPr="00EC0DC9" w:rsidRDefault="00807A14" w:rsidP="00807A14">
      <w:pPr>
        <w:spacing w:after="0"/>
        <w:rPr>
          <w:ins w:id="79" w:author="Trung Nguyen" w:date="2024-07-04T16:33:00Z"/>
          <w:rFonts w:ascii="Times New Roman" w:hAnsi="Times New Roman" w:cs="Times New Roman"/>
          <w:strike/>
          <w:sz w:val="24"/>
          <w:szCs w:val="24"/>
          <w:rPrChange w:id="80" w:author="Trung Nguyen" w:date="2024-07-04T16:34:00Z">
            <w:rPr>
              <w:ins w:id="81" w:author="Trung Nguyen" w:date="2024-07-04T16:33:00Z"/>
              <w:rFonts w:ascii="Times New Roman" w:hAnsi="Times New Roman" w:cs="Times New Roman"/>
              <w:sz w:val="24"/>
              <w:szCs w:val="24"/>
            </w:rPr>
          </w:rPrChange>
        </w:rPr>
      </w:pPr>
      <w:moveToRangeStart w:id="82" w:author="Trung Nguyen" w:date="2024-07-04T16:16:00Z" w:name="move171002218"/>
      <w:moveTo w:id="83" w:author="Trung Nguyen" w:date="2024-07-04T16:16:00Z">
        <w:r w:rsidRPr="00EC0DC9">
          <w:rPr>
            <w:rFonts w:ascii="Times New Roman" w:hAnsi="Times New Roman" w:cs="Times New Roman"/>
            <w:strike/>
            <w:sz w:val="24"/>
            <w:szCs w:val="24"/>
            <w:rPrChange w:id="84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This outputs the file: </w:t>
        </w:r>
        <w:proofErr w:type="spellStart"/>
        <w:r w:rsidRPr="00EC0DC9">
          <w:rPr>
            <w:rFonts w:ascii="Times New Roman" w:hAnsi="Times New Roman" w:cs="Times New Roman"/>
            <w:strike/>
            <w:sz w:val="24"/>
            <w:szCs w:val="24"/>
            <w:rPrChange w:id="85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bills_meta_only</w:t>
        </w:r>
        <w:proofErr w:type="spellEnd"/>
        <w:r w:rsidRPr="00EC0DC9">
          <w:rPr>
            <w:rFonts w:ascii="Times New Roman" w:hAnsi="Times New Roman" w:cs="Times New Roman"/>
            <w:strike/>
            <w:sz w:val="24"/>
            <w:szCs w:val="24"/>
            <w:rPrChange w:id="86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 --policy keywords only.csv which has 1395 observations</w:t>
        </w:r>
        <w:del w:id="87" w:author="Trung Nguyen" w:date="2024-07-04T16:18:00Z">
          <w:r w:rsidRPr="00EC0DC9" w:rsidDel="0056047A">
            <w:rPr>
              <w:rFonts w:ascii="Times New Roman" w:hAnsi="Times New Roman" w:cs="Times New Roman"/>
              <w:strike/>
              <w:sz w:val="24"/>
              <w:szCs w:val="24"/>
              <w:rPrChange w:id="88" w:author="Trung Nguyen" w:date="2024-07-04T16:34:00Z">
                <w:rPr>
                  <w:rFonts w:ascii="Times New Roman" w:hAnsi="Times New Roman" w:cs="Times New Roman"/>
                  <w:sz w:val="24"/>
                  <w:szCs w:val="24"/>
                </w:rPr>
              </w:rPrChange>
            </w:rPr>
            <w:delText xml:space="preserve">. </w:delText>
          </w:r>
        </w:del>
      </w:moveTo>
    </w:p>
    <w:p w14:paraId="63B59E58" w14:textId="37A58016" w:rsidR="002D7A7F" w:rsidRPr="00EC0DC9" w:rsidRDefault="004420A2" w:rsidP="00807A14">
      <w:pPr>
        <w:spacing w:after="0"/>
        <w:rPr>
          <w:moveTo w:id="89" w:author="Trung Nguyen" w:date="2024-07-04T16:16:00Z"/>
          <w:rFonts w:ascii="Times New Roman" w:hAnsi="Times New Roman" w:cs="Times New Roman"/>
          <w:strike/>
          <w:sz w:val="24"/>
          <w:szCs w:val="24"/>
          <w:rPrChange w:id="90" w:author="Trung Nguyen" w:date="2024-07-04T16:34:00Z">
            <w:rPr>
              <w:moveTo w:id="91" w:author="Trung Nguyen" w:date="2024-07-04T16:16:00Z"/>
              <w:rFonts w:ascii="Times New Roman" w:hAnsi="Times New Roman" w:cs="Times New Roman"/>
              <w:sz w:val="24"/>
              <w:szCs w:val="24"/>
            </w:rPr>
          </w:rPrChange>
        </w:rPr>
      </w:pPr>
      <w:ins w:id="92" w:author="Trung Nguyen" w:date="2024-07-04T16:34:00Z">
        <w:r w:rsidRPr="00EC0DC9">
          <w:rPr>
            <w:rFonts w:ascii="Times New Roman" w:hAnsi="Times New Roman" w:cs="Times New Roman"/>
            <w:strike/>
            <w:sz w:val="24"/>
            <w:szCs w:val="24"/>
            <w:rPrChange w:id="93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End-Can disregard this</w:t>
        </w:r>
      </w:ins>
      <w:ins w:id="94" w:author="Trung Nguyen" w:date="2024-07-04T16:33:00Z">
        <w:r w:rsidR="002D7A7F" w:rsidRPr="00EC0DC9">
          <w:rPr>
            <w:rFonts w:ascii="Times New Roman" w:hAnsi="Times New Roman" w:cs="Times New Roman"/>
            <w:strike/>
            <w:sz w:val="24"/>
            <w:szCs w:val="24"/>
            <w:rPrChange w:id="95" w:author="Trung Nguyen" w:date="2024-07-04T16:34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)</w:t>
        </w:r>
      </w:ins>
    </w:p>
    <w:moveToRangeEnd w:id="82"/>
    <w:p w14:paraId="3361A03B" w14:textId="77777777" w:rsidR="00807A14" w:rsidDel="002D7A7F" w:rsidRDefault="00807A14" w:rsidP="001A06DE">
      <w:pPr>
        <w:spacing w:after="0"/>
        <w:rPr>
          <w:del w:id="96" w:author="Trung Nguyen" w:date="2024-07-04T16:34:00Z"/>
          <w:rFonts w:ascii="Times New Roman" w:hAnsi="Times New Roman" w:cs="Times New Roman"/>
          <w:sz w:val="24"/>
          <w:szCs w:val="24"/>
        </w:rPr>
      </w:pPr>
    </w:p>
    <w:p w14:paraId="5E88F745" w14:textId="77777777" w:rsidR="0001709B" w:rsidDel="002D7A7F" w:rsidRDefault="0001709B" w:rsidP="001A06DE">
      <w:pPr>
        <w:spacing w:after="0"/>
        <w:rPr>
          <w:del w:id="97" w:author="Trung Nguyen" w:date="2024-07-04T16:33:00Z"/>
          <w:rFonts w:ascii="Times New Roman" w:hAnsi="Times New Roman" w:cs="Times New Roman"/>
          <w:sz w:val="24"/>
          <w:szCs w:val="24"/>
        </w:rPr>
      </w:pPr>
    </w:p>
    <w:p w14:paraId="09413FAD" w14:textId="5F80F88C" w:rsidR="0001709B" w:rsidRPr="00F74378" w:rsidDel="002D7A7F" w:rsidRDefault="0001709B" w:rsidP="001A06DE">
      <w:pPr>
        <w:spacing w:after="0"/>
        <w:rPr>
          <w:del w:id="98" w:author="Trung Nguyen" w:date="2024-07-04T16:33:00Z"/>
          <w:rFonts w:ascii="Times New Roman" w:hAnsi="Times New Roman" w:cs="Times New Roman"/>
          <w:b/>
          <w:bCs/>
          <w:sz w:val="24"/>
          <w:szCs w:val="24"/>
        </w:rPr>
      </w:pPr>
      <w:del w:id="99" w:author="Trung Nguyen" w:date="2024-07-04T16:33:00Z">
        <w:r w:rsidRPr="00F74378" w:rsidDel="002D7A7F">
          <w:rPr>
            <w:rFonts w:ascii="Times New Roman" w:hAnsi="Times New Roman" w:cs="Times New Roman"/>
            <w:b/>
            <w:bCs/>
            <w:sz w:val="24"/>
            <w:szCs w:val="24"/>
          </w:rPr>
          <w:delText xml:space="preserve">From Code 4: bills_meta_only --subset --has keywords.csv </w:delText>
        </w:r>
        <w:r w:rsidRPr="00F74378" w:rsidDel="002D7A7F">
          <w:rPr>
            <w:rFonts w:ascii="Times New Roman" w:hAnsi="Times New Roman" w:cs="Times New Roman"/>
            <w:b/>
            <w:bCs/>
            <w:sz w:val="24"/>
            <w:szCs w:val="24"/>
          </w:rPr>
          <w:sym w:font="Wingdings" w:char="F0E0"/>
        </w:r>
        <w:r w:rsidRPr="00F74378" w:rsidDel="002D7A7F">
          <w:rPr>
            <w:rFonts w:ascii="Times New Roman" w:hAnsi="Times New Roman" w:cs="Times New Roman"/>
            <w:b/>
            <w:bCs/>
            <w:sz w:val="24"/>
            <w:szCs w:val="24"/>
          </w:rPr>
          <w:delText xml:space="preserve"> n=816</w:delText>
        </w:r>
      </w:del>
    </w:p>
    <w:p w14:paraId="7B936898" w14:textId="54A2FAF5" w:rsidR="001A06DE" w:rsidRPr="00F74378" w:rsidDel="002D7A7F" w:rsidRDefault="00F74378" w:rsidP="00F74378">
      <w:pPr>
        <w:pStyle w:val="ListParagraph"/>
        <w:numPr>
          <w:ilvl w:val="0"/>
          <w:numId w:val="3"/>
        </w:numPr>
        <w:spacing w:after="0"/>
        <w:rPr>
          <w:del w:id="100" w:author="Trung Nguyen" w:date="2024-07-04T16:33:00Z"/>
          <w:rFonts w:ascii="Times New Roman" w:hAnsi="Times New Roman" w:cs="Times New Roman"/>
          <w:sz w:val="24"/>
          <w:szCs w:val="24"/>
        </w:rPr>
      </w:pPr>
      <w:del w:id="101" w:author="Trung Nguyen" w:date="2024-07-04T16:33:00Z">
        <w:r w:rsidDel="002D7A7F">
          <w:rPr>
            <w:rFonts w:ascii="Times New Roman" w:hAnsi="Times New Roman" w:cs="Times New Roman"/>
            <w:sz w:val="24"/>
            <w:szCs w:val="24"/>
          </w:rPr>
          <w:delText>Note keywords come from here: keywords.txt (in code 3_1</w:delText>
        </w:r>
        <w:r w:rsidDel="002D7A7F">
          <w:rPr>
            <w:rFonts w:ascii="Times New Roman" w:hAnsi="Times New Roman" w:cs="Times New Roman"/>
            <w:sz w:val="24"/>
            <w:szCs w:val="24"/>
          </w:rPr>
          <w:br/>
        </w:r>
      </w:del>
    </w:p>
    <w:p w14:paraId="61208BAD" w14:textId="31467383" w:rsidR="001A06DE" w:rsidRPr="001A06DE" w:rsidDel="002D7A7F" w:rsidRDefault="0001709B" w:rsidP="001A06DE">
      <w:pPr>
        <w:spacing w:after="0"/>
        <w:rPr>
          <w:del w:id="102" w:author="Trung Nguyen" w:date="2024-07-04T16:33:00Z"/>
          <w:rFonts w:ascii="Times New Roman" w:hAnsi="Times New Roman" w:cs="Times New Roman"/>
          <w:sz w:val="24"/>
          <w:szCs w:val="24"/>
        </w:rPr>
      </w:pPr>
      <w:del w:id="103" w:author="Trung Nguyen" w:date="2024-07-04T16:33:00Z">
        <w:r w:rsidDel="002D7A7F">
          <w:rPr>
            <w:rFonts w:ascii="Times New Roman" w:hAnsi="Times New Roman" w:cs="Times New Roman"/>
            <w:sz w:val="24"/>
            <w:szCs w:val="24"/>
          </w:rPr>
          <w:delText xml:space="preserve">From Code 4: </w:delText>
        </w:r>
        <w:r w:rsidRPr="0001709B" w:rsidDel="002D7A7F">
          <w:rPr>
            <w:rFonts w:ascii="Times New Roman" w:hAnsi="Times New Roman" w:cs="Times New Roman"/>
            <w:sz w:val="24"/>
            <w:szCs w:val="24"/>
          </w:rPr>
          <w:delText>bills_meta_only --policy keywords only.csv</w:delText>
        </w:r>
        <w:r w:rsidDel="002D7A7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01709B" w:rsidDel="002D7A7F">
          <w:rPr>
            <w:rFonts w:ascii="Times New Roman" w:hAnsi="Times New Roman" w:cs="Times New Roman"/>
            <w:sz w:val="24"/>
            <w:szCs w:val="24"/>
          </w:rPr>
          <w:sym w:font="Wingdings" w:char="F0E0"/>
        </w:r>
        <w:r w:rsidDel="002D7A7F">
          <w:rPr>
            <w:rFonts w:ascii="Times New Roman" w:hAnsi="Times New Roman" w:cs="Times New Roman"/>
            <w:sz w:val="24"/>
            <w:szCs w:val="24"/>
          </w:rPr>
          <w:delText xml:space="preserve"> n=</w:delText>
        </w:r>
        <w:r w:rsidR="00DE1041" w:rsidDel="002D7A7F">
          <w:rPr>
            <w:rFonts w:ascii="Times New Roman" w:hAnsi="Times New Roman" w:cs="Times New Roman"/>
            <w:sz w:val="24"/>
            <w:szCs w:val="24"/>
          </w:rPr>
          <w:delText>1395</w:delText>
        </w:r>
      </w:del>
    </w:p>
    <w:p w14:paraId="690F5CA6" w14:textId="77777777" w:rsidR="001A06DE" w:rsidRPr="003A2B70" w:rsidDel="00EC0DC9" w:rsidRDefault="001A06DE" w:rsidP="00997273">
      <w:pPr>
        <w:spacing w:after="0"/>
        <w:rPr>
          <w:del w:id="104" w:author="Trung Nguyen" w:date="2024-07-04T16:35:00Z"/>
          <w:rFonts w:ascii="Times New Roman" w:hAnsi="Times New Roman" w:cs="Times New Roman"/>
          <w:sz w:val="24"/>
          <w:szCs w:val="24"/>
        </w:rPr>
      </w:pPr>
    </w:p>
    <w:p w14:paraId="0BE6FDB7" w14:textId="77777777" w:rsidR="00767BAB" w:rsidRPr="003A2B70" w:rsidRDefault="00767BAB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29A1F" w14:textId="0E84482B" w:rsidR="00767BAB" w:rsidRPr="003A2B70" w:rsidDel="004420A2" w:rsidRDefault="00767BAB" w:rsidP="00997273">
      <w:pPr>
        <w:spacing w:after="0"/>
        <w:rPr>
          <w:del w:id="105" w:author="Trung Nguyen" w:date="2024-07-04T16:34:00Z"/>
          <w:rFonts w:ascii="Times New Roman" w:hAnsi="Times New Roman" w:cs="Times New Roman"/>
          <w:sz w:val="24"/>
          <w:szCs w:val="24"/>
        </w:rPr>
      </w:pPr>
      <w:del w:id="106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Next, we use a python code to identify 817 bills which relate to financial regulation. The code is located here:</w:delText>
        </w:r>
        <w:r w:rsidR="00997273" w:rsidRPr="003A2B70" w:rsidDel="004420A2">
          <w:rPr>
            <w:rFonts w:ascii="Times New Roman" w:hAnsi="Times New Roman" w:cs="Times New Roman"/>
            <w:sz w:val="24"/>
            <w:szCs w:val="24"/>
          </w:rPr>
          <w:delText xml:space="preserve"> x__Code\Step_1_bill_sample_selection\3_select_export_bills.py.</w:delText>
        </w:r>
        <w:r w:rsidR="002538CF" w:rsidRPr="003A2B70" w:rsidDel="004420A2">
          <w:rPr>
            <w:rFonts w:ascii="Times New Roman" w:hAnsi="Times New Roman" w:cs="Times New Roman"/>
            <w:sz w:val="24"/>
            <w:szCs w:val="24"/>
          </w:rPr>
          <w:delText xml:space="preserve"> The output of 817 bills related to financial regulation is located here: </w:delText>
        </w:r>
        <w:r w:rsidR="00365BE9" w:rsidRPr="003A2B70" w:rsidDel="004420A2">
          <w:rPr>
            <w:rFonts w:ascii="Times New Roman" w:hAnsi="Times New Roman" w:cs="Times New Roman"/>
            <w:sz w:val="24"/>
            <w:szCs w:val="24"/>
          </w:rPr>
          <w:delText>x__Code\Step_1_bill_sample_selection\</w:delText>
        </w:r>
        <w:r w:rsidR="00365BE9" w:rsidRPr="00365BE9" w:rsidDel="004420A2">
          <w:rPr>
            <w:rFonts w:ascii="Times New Roman" w:hAnsi="Times New Roman" w:cs="Times New Roman"/>
            <w:sz w:val="24"/>
            <w:szCs w:val="24"/>
          </w:rPr>
          <w:delText>bills_meta_only --subset --has keywords</w:delText>
        </w:r>
        <w:r w:rsidR="00365BE9" w:rsidDel="004420A2">
          <w:rPr>
            <w:rFonts w:ascii="Times New Roman" w:hAnsi="Times New Roman" w:cs="Times New Roman"/>
            <w:sz w:val="24"/>
            <w:szCs w:val="24"/>
          </w:rPr>
          <w:delText>.csv</w:delText>
        </w:r>
      </w:del>
    </w:p>
    <w:p w14:paraId="45477D3B" w14:textId="03D16467" w:rsidR="00767BAB" w:rsidRPr="003A2B70" w:rsidDel="004420A2" w:rsidRDefault="00767BAB" w:rsidP="00997273">
      <w:pPr>
        <w:spacing w:after="0"/>
        <w:rPr>
          <w:del w:id="107" w:author="Trung Nguyen" w:date="2024-07-04T16:34:00Z"/>
          <w:rFonts w:ascii="Times New Roman" w:hAnsi="Times New Roman" w:cs="Times New Roman"/>
          <w:sz w:val="24"/>
          <w:szCs w:val="24"/>
        </w:rPr>
      </w:pPr>
    </w:p>
    <w:p w14:paraId="528E6168" w14:textId="14F039E3" w:rsidR="00767BAB" w:rsidRPr="003A2B70" w:rsidDel="004420A2" w:rsidRDefault="00767BAB" w:rsidP="00997273">
      <w:pPr>
        <w:spacing w:after="0"/>
        <w:rPr>
          <w:del w:id="108" w:author="Trung Nguyen" w:date="2024-07-04T16:34:00Z"/>
          <w:rFonts w:ascii="Times New Roman" w:hAnsi="Times New Roman" w:cs="Times New Roman"/>
          <w:sz w:val="24"/>
          <w:szCs w:val="24"/>
        </w:rPr>
      </w:pPr>
      <w:del w:id="109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 xml:space="preserve">The code searches for keywords within </w:delText>
        </w:r>
        <w:r w:rsidRPr="00EE5929" w:rsidDel="004420A2">
          <w:rPr>
            <w:rFonts w:ascii="Times New Roman" w:hAnsi="Times New Roman" w:cs="Times New Roman"/>
            <w:color w:val="FF0000"/>
            <w:sz w:val="24"/>
            <w:szCs w:val="24"/>
          </w:rPr>
          <w:delText xml:space="preserve">the </w:delText>
        </w:r>
        <w:commentRangeStart w:id="110"/>
        <w:commentRangeStart w:id="111"/>
        <w:r w:rsidRPr="00EE5929" w:rsidDel="004420A2">
          <w:rPr>
            <w:rFonts w:ascii="Times New Roman" w:hAnsi="Times New Roman" w:cs="Times New Roman"/>
            <w:color w:val="FF0000"/>
            <w:sz w:val="24"/>
            <w:szCs w:val="24"/>
          </w:rPr>
          <w:delText xml:space="preserve">bill texts </w:delText>
        </w:r>
        <w:commentRangeEnd w:id="110"/>
        <w:r w:rsidR="00997273" w:rsidRPr="00EE5929" w:rsidDel="004420A2">
          <w:rPr>
            <w:rStyle w:val="CommentReference"/>
            <w:rFonts w:ascii="Times New Roman" w:hAnsi="Times New Roman" w:cs="Times New Roman"/>
            <w:color w:val="FF0000"/>
            <w:sz w:val="24"/>
            <w:szCs w:val="24"/>
          </w:rPr>
          <w:commentReference w:id="110"/>
        </w:r>
        <w:commentRangeEnd w:id="111"/>
        <w:r w:rsidR="0009734B" w:rsidDel="004420A2">
          <w:rPr>
            <w:rStyle w:val="CommentReference"/>
          </w:rPr>
          <w:commentReference w:id="111"/>
        </w:r>
        <w:r w:rsidRPr="00EE5929" w:rsidDel="004420A2">
          <w:rPr>
            <w:rFonts w:ascii="Times New Roman" w:hAnsi="Times New Roman" w:cs="Times New Roman"/>
            <w:color w:val="FF0000"/>
            <w:sz w:val="24"/>
            <w:szCs w:val="24"/>
          </w:rPr>
          <w:delText xml:space="preserve">(??). </w:delText>
        </w:r>
        <w:r w:rsidRPr="003A2B70" w:rsidDel="004420A2">
          <w:rPr>
            <w:rFonts w:ascii="Times New Roman" w:hAnsi="Times New Roman" w:cs="Times New Roman"/>
            <w:sz w:val="24"/>
            <w:szCs w:val="24"/>
          </w:rPr>
          <w:delText>A bill is included in our sample if it includes any or more of these keywords in the text of the bill.  The</w:delText>
        </w:r>
        <w:r w:rsidR="00511070" w:rsidRPr="003A2B70" w:rsidDel="004420A2">
          <w:rPr>
            <w:rFonts w:ascii="Times New Roman" w:hAnsi="Times New Roman" w:cs="Times New Roman"/>
            <w:sz w:val="24"/>
            <w:szCs w:val="24"/>
          </w:rPr>
          <w:delText xml:space="preserve"> keywords include the following:</w:delText>
        </w:r>
      </w:del>
    </w:p>
    <w:p w14:paraId="4D8FAE81" w14:textId="5EE985BE" w:rsidR="00997273" w:rsidRPr="003A2B70" w:rsidDel="004420A2" w:rsidRDefault="00997273" w:rsidP="00997273">
      <w:pPr>
        <w:spacing w:after="0"/>
        <w:rPr>
          <w:del w:id="112" w:author="Trung Nguyen" w:date="2024-07-04T16:34:00Z"/>
          <w:rFonts w:ascii="Times New Roman" w:hAnsi="Times New Roman" w:cs="Times New Roman"/>
          <w:sz w:val="24"/>
          <w:szCs w:val="24"/>
        </w:rPr>
      </w:pPr>
    </w:p>
    <w:p w14:paraId="3E9BBFB1" w14:textId="4262ECE8" w:rsidR="00997273" w:rsidRPr="003A2B70" w:rsidDel="004420A2" w:rsidRDefault="00997273" w:rsidP="00997273">
      <w:pPr>
        <w:spacing w:after="0"/>
        <w:rPr>
          <w:del w:id="113" w:author="Trung Nguyen" w:date="2024-07-04T16:34:00Z"/>
          <w:rFonts w:ascii="Times New Roman" w:hAnsi="Times New Roman" w:cs="Times New Roman"/>
          <w:sz w:val="24"/>
          <w:szCs w:val="24"/>
        </w:rPr>
      </w:pPr>
      <w:del w:id="114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securities fraud</w:delText>
        </w:r>
      </w:del>
    </w:p>
    <w:p w14:paraId="7815C456" w14:textId="4851AD97" w:rsidR="00997273" w:rsidRPr="003A2B70" w:rsidDel="004420A2" w:rsidRDefault="00997273" w:rsidP="00997273">
      <w:pPr>
        <w:spacing w:after="0"/>
        <w:rPr>
          <w:del w:id="115" w:author="Trung Nguyen" w:date="2024-07-04T16:34:00Z"/>
          <w:rFonts w:ascii="Times New Roman" w:hAnsi="Times New Roman" w:cs="Times New Roman"/>
          <w:sz w:val="24"/>
          <w:szCs w:val="24"/>
        </w:rPr>
      </w:pPr>
      <w:del w:id="116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accounting fraud</w:delText>
        </w:r>
      </w:del>
    </w:p>
    <w:p w14:paraId="761A0BAE" w14:textId="622BEEE7" w:rsidR="00997273" w:rsidRPr="003A2B70" w:rsidDel="004420A2" w:rsidRDefault="00997273" w:rsidP="00997273">
      <w:pPr>
        <w:spacing w:after="0"/>
        <w:rPr>
          <w:del w:id="117" w:author="Trung Nguyen" w:date="2024-07-04T16:34:00Z"/>
          <w:rFonts w:ascii="Times New Roman" w:hAnsi="Times New Roman" w:cs="Times New Roman"/>
          <w:sz w:val="24"/>
          <w:szCs w:val="24"/>
        </w:rPr>
      </w:pPr>
      <w:del w:id="118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accounting statement</w:delText>
        </w:r>
      </w:del>
    </w:p>
    <w:p w14:paraId="603EF68A" w14:textId="21A9CA8A" w:rsidR="00997273" w:rsidRPr="003A2B70" w:rsidDel="004420A2" w:rsidRDefault="00997273" w:rsidP="00997273">
      <w:pPr>
        <w:spacing w:after="0"/>
        <w:rPr>
          <w:del w:id="119" w:author="Trung Nguyen" w:date="2024-07-04T16:34:00Z"/>
          <w:rFonts w:ascii="Times New Roman" w:hAnsi="Times New Roman" w:cs="Times New Roman"/>
          <w:sz w:val="24"/>
          <w:szCs w:val="24"/>
        </w:rPr>
      </w:pPr>
      <w:del w:id="120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financial statement</w:delText>
        </w:r>
      </w:del>
    </w:p>
    <w:p w14:paraId="6A84EE5D" w14:textId="6A5B1AFC" w:rsidR="00997273" w:rsidRPr="003A2B70" w:rsidDel="004420A2" w:rsidRDefault="00997273" w:rsidP="00997273">
      <w:pPr>
        <w:spacing w:after="0"/>
        <w:rPr>
          <w:del w:id="121" w:author="Trung Nguyen" w:date="2024-07-04T16:34:00Z"/>
          <w:rFonts w:ascii="Times New Roman" w:hAnsi="Times New Roman" w:cs="Times New Roman"/>
          <w:sz w:val="24"/>
          <w:szCs w:val="24"/>
        </w:rPr>
      </w:pPr>
      <w:del w:id="122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corporate regulation</w:delText>
        </w:r>
      </w:del>
    </w:p>
    <w:p w14:paraId="08B944A6" w14:textId="2FA4B428" w:rsidR="00997273" w:rsidRPr="003A2B70" w:rsidDel="004420A2" w:rsidRDefault="00997273" w:rsidP="00997273">
      <w:pPr>
        <w:spacing w:after="0"/>
        <w:rPr>
          <w:del w:id="123" w:author="Trung Nguyen" w:date="2024-07-04T16:34:00Z"/>
          <w:rFonts w:ascii="Times New Roman" w:hAnsi="Times New Roman" w:cs="Times New Roman"/>
          <w:sz w:val="24"/>
          <w:szCs w:val="24"/>
        </w:rPr>
      </w:pPr>
      <w:del w:id="124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financial regulation</w:delText>
        </w:r>
      </w:del>
    </w:p>
    <w:p w14:paraId="468B4622" w14:textId="07059F0C" w:rsidR="00997273" w:rsidRPr="003A2B70" w:rsidDel="004420A2" w:rsidRDefault="00997273" w:rsidP="00997273">
      <w:pPr>
        <w:spacing w:after="0"/>
        <w:rPr>
          <w:del w:id="125" w:author="Trung Nguyen" w:date="2024-07-04T16:34:00Z"/>
          <w:rFonts w:ascii="Times New Roman" w:hAnsi="Times New Roman" w:cs="Times New Roman"/>
          <w:sz w:val="24"/>
          <w:szCs w:val="24"/>
        </w:rPr>
      </w:pPr>
      <w:del w:id="126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financial disclosure</w:delText>
        </w:r>
      </w:del>
    </w:p>
    <w:p w14:paraId="680E582C" w14:textId="5ED057AA" w:rsidR="00997273" w:rsidRPr="003A2B70" w:rsidDel="004420A2" w:rsidRDefault="00997273" w:rsidP="00997273">
      <w:pPr>
        <w:spacing w:after="0"/>
        <w:rPr>
          <w:del w:id="127" w:author="Trung Nguyen" w:date="2024-07-04T16:34:00Z"/>
          <w:rFonts w:ascii="Times New Roman" w:hAnsi="Times New Roman" w:cs="Times New Roman"/>
          <w:sz w:val="24"/>
          <w:szCs w:val="24"/>
        </w:rPr>
      </w:pPr>
      <w:del w:id="128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corporate disclosure</w:delText>
        </w:r>
      </w:del>
    </w:p>
    <w:p w14:paraId="09597750" w14:textId="57C6007D" w:rsidR="00997273" w:rsidRPr="003A2B70" w:rsidDel="004420A2" w:rsidRDefault="00997273" w:rsidP="00997273">
      <w:pPr>
        <w:spacing w:after="0"/>
        <w:rPr>
          <w:del w:id="129" w:author="Trung Nguyen" w:date="2024-07-04T16:34:00Z"/>
          <w:rFonts w:ascii="Times New Roman" w:hAnsi="Times New Roman" w:cs="Times New Roman"/>
          <w:sz w:val="24"/>
          <w:szCs w:val="24"/>
        </w:rPr>
      </w:pPr>
      <w:del w:id="130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insider trading</w:delText>
        </w:r>
      </w:del>
    </w:p>
    <w:p w14:paraId="4842FE0C" w14:textId="3F14FF0F" w:rsidR="00997273" w:rsidRPr="003A2B70" w:rsidDel="004420A2" w:rsidRDefault="00997273" w:rsidP="00997273">
      <w:pPr>
        <w:spacing w:after="0"/>
        <w:rPr>
          <w:del w:id="131" w:author="Trung Nguyen" w:date="2024-07-04T16:34:00Z"/>
          <w:rFonts w:ascii="Times New Roman" w:hAnsi="Times New Roman" w:cs="Times New Roman"/>
          <w:sz w:val="24"/>
          <w:szCs w:val="24"/>
        </w:rPr>
      </w:pPr>
      <w:del w:id="132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corporate</w:delText>
        </w:r>
      </w:del>
    </w:p>
    <w:p w14:paraId="4D18DEDC" w14:textId="75D576E1" w:rsidR="00997273" w:rsidRPr="003A2B70" w:rsidDel="004420A2" w:rsidRDefault="00997273" w:rsidP="00997273">
      <w:pPr>
        <w:spacing w:after="0"/>
        <w:rPr>
          <w:del w:id="133" w:author="Trung Nguyen" w:date="2024-07-04T16:34:00Z"/>
          <w:rFonts w:ascii="Times New Roman" w:hAnsi="Times New Roman" w:cs="Times New Roman"/>
          <w:sz w:val="24"/>
          <w:szCs w:val="24"/>
        </w:rPr>
      </w:pPr>
      <w:del w:id="134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securities law</w:delText>
        </w:r>
      </w:del>
    </w:p>
    <w:p w14:paraId="4E2A8938" w14:textId="10981579" w:rsidR="00997273" w:rsidRPr="003A2B70" w:rsidDel="004420A2" w:rsidRDefault="00997273" w:rsidP="00997273">
      <w:pPr>
        <w:spacing w:after="0"/>
        <w:rPr>
          <w:del w:id="135" w:author="Trung Nguyen" w:date="2024-07-04T16:34:00Z"/>
          <w:rFonts w:ascii="Times New Roman" w:hAnsi="Times New Roman" w:cs="Times New Roman"/>
          <w:sz w:val="24"/>
          <w:szCs w:val="24"/>
        </w:rPr>
      </w:pPr>
      <w:del w:id="136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corporate fraud</w:delText>
        </w:r>
      </w:del>
    </w:p>
    <w:p w14:paraId="09B28AE4" w14:textId="357C8857" w:rsidR="00997273" w:rsidRPr="003A2B70" w:rsidDel="004420A2" w:rsidRDefault="00997273" w:rsidP="00997273">
      <w:pPr>
        <w:spacing w:after="0"/>
        <w:rPr>
          <w:del w:id="137" w:author="Trung Nguyen" w:date="2024-07-04T16:34:00Z"/>
          <w:rFonts w:ascii="Times New Roman" w:hAnsi="Times New Roman" w:cs="Times New Roman"/>
          <w:sz w:val="24"/>
          <w:szCs w:val="24"/>
        </w:rPr>
      </w:pPr>
      <w:del w:id="138" w:author="Trung Nguyen" w:date="2024-07-04T16:34:00Z">
        <w:r w:rsidRPr="003A2B70" w:rsidDel="004420A2">
          <w:rPr>
            <w:rFonts w:ascii="Times New Roman" w:hAnsi="Times New Roman" w:cs="Times New Roman"/>
            <w:sz w:val="24"/>
            <w:szCs w:val="24"/>
          </w:rPr>
          <w:delText>securities and exchange commission</w:delText>
        </w:r>
      </w:del>
    </w:p>
    <w:p w14:paraId="3DC73C16" w14:textId="77777777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C45246" w14:textId="0A05F7E3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From the 817 bills, we sent only the bills </w:t>
      </w:r>
      <w:r w:rsidR="00B8240B">
        <w:rPr>
          <w:rFonts w:ascii="Times New Roman" w:hAnsi="Times New Roman" w:cs="Times New Roman"/>
          <w:sz w:val="24"/>
          <w:szCs w:val="24"/>
        </w:rPr>
        <w:t xml:space="preserve">that were introduced </w:t>
      </w:r>
      <w:r w:rsidRPr="003A2B70">
        <w:rPr>
          <w:rFonts w:ascii="Times New Roman" w:hAnsi="Times New Roman" w:cs="Times New Roman"/>
          <w:sz w:val="24"/>
          <w:szCs w:val="24"/>
        </w:rPr>
        <w:t>after 2000</w:t>
      </w:r>
      <w:r w:rsidR="00B8240B">
        <w:rPr>
          <w:rFonts w:ascii="Times New Roman" w:hAnsi="Times New Roman" w:cs="Times New Roman"/>
          <w:sz w:val="24"/>
          <w:szCs w:val="24"/>
        </w:rPr>
        <w:t xml:space="preserve"> (variable “</w:t>
      </w:r>
      <w:proofErr w:type="spellStart"/>
      <w:r w:rsidR="00B8240B">
        <w:rPr>
          <w:rFonts w:ascii="Times New Roman" w:hAnsi="Times New Roman" w:cs="Times New Roman"/>
          <w:sz w:val="24"/>
          <w:szCs w:val="24"/>
        </w:rPr>
        <w:t>introduced_at</w:t>
      </w:r>
      <w:proofErr w:type="spellEnd"/>
      <w:r w:rsidR="00B8240B">
        <w:rPr>
          <w:rFonts w:ascii="Times New Roman" w:hAnsi="Times New Roman" w:cs="Times New Roman"/>
          <w:sz w:val="24"/>
          <w:szCs w:val="24"/>
        </w:rPr>
        <w:t>” has year &gt;=2000)</w:t>
      </w:r>
      <w:r w:rsidRPr="003A2B70">
        <w:rPr>
          <w:rFonts w:ascii="Times New Roman" w:hAnsi="Times New Roman" w:cs="Times New Roman"/>
          <w:sz w:val="24"/>
          <w:szCs w:val="24"/>
        </w:rPr>
        <w:t xml:space="preserve"> to be coded by HLS RA team (Julie and Kate). </w:t>
      </w:r>
      <w:r w:rsidR="003A2B70">
        <w:rPr>
          <w:rFonts w:ascii="Times New Roman" w:hAnsi="Times New Roman" w:cs="Times New Roman"/>
          <w:sz w:val="24"/>
          <w:szCs w:val="24"/>
        </w:rPr>
        <w:t xml:space="preserve">This left us with a sample of 636 bills. </w:t>
      </w:r>
      <w:r w:rsidRPr="003A2B70">
        <w:rPr>
          <w:rFonts w:ascii="Times New Roman" w:hAnsi="Times New Roman" w:cs="Times New Roman"/>
          <w:sz w:val="24"/>
          <w:szCs w:val="24"/>
        </w:rPr>
        <w:t>The template we sent them is located here:</w:t>
      </w:r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 xml:space="preserve"> </w:t>
      </w:r>
      <w:proofErr w:type="spellStart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x__Graveyard</w:t>
      </w:r>
      <w:proofErr w:type="spellEnd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/_</w:t>
      </w:r>
      <w:proofErr w:type="spellStart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RA_Task</w:t>
      </w:r>
      <w:proofErr w:type="spellEnd"/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/Julie_bills_16sept2021.csv.</w:t>
      </w:r>
    </w:p>
    <w:p w14:paraId="1632A844" w14:textId="3F418F07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 xml:space="preserve">The output of their coding is located here: </w:t>
      </w:r>
      <w:r w:rsidR="003A2B70" w:rsidRPr="003A2B70">
        <w:rPr>
          <w:rFonts w:ascii="Times New Roman" w:hAnsi="Times New Roman" w:cs="Times New Roman"/>
          <w:sz w:val="24"/>
          <w:szCs w:val="24"/>
        </w:rPr>
        <w:t>x__</w:t>
      </w:r>
      <w:proofErr w:type="spellStart"/>
      <w:r w:rsidR="003A2B70" w:rsidRPr="003A2B70">
        <w:rPr>
          <w:rFonts w:ascii="Times New Roman" w:hAnsi="Times New Roman" w:cs="Times New Roman"/>
          <w:sz w:val="24"/>
          <w:szCs w:val="24"/>
        </w:rPr>
        <w:t>RA_work</w:t>
      </w:r>
      <w:proofErr w:type="spellEnd"/>
      <w:r w:rsidR="003A2B70" w:rsidRPr="003A2B70">
        <w:rPr>
          <w:rFonts w:ascii="Times New Roman" w:hAnsi="Times New Roman" w:cs="Times New Roman"/>
          <w:sz w:val="24"/>
          <w:szCs w:val="24"/>
        </w:rPr>
        <w:t>\Kate_Julie_Mar22</w:t>
      </w:r>
      <w:r w:rsidR="003A2B70" w:rsidRP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/Complete and Reconciled Financial Legislation</w:t>
      </w:r>
      <w:r w:rsidR="003A2B70">
        <w:rPr>
          <w:rFonts w:ascii="Times New Roman" w:hAnsi="Times New Roman" w:cs="Times New Roman"/>
          <w:color w:val="1D1C1D"/>
          <w:sz w:val="24"/>
          <w:szCs w:val="24"/>
          <w:shd w:val="clear" w:color="auto" w:fill="FFFFFF"/>
        </w:rPr>
        <w:t>.xlsx</w:t>
      </w:r>
    </w:p>
    <w:p w14:paraId="219AA732" w14:textId="77777777" w:rsidR="002538CF" w:rsidRPr="003A2B70" w:rsidRDefault="002538CF" w:rsidP="009972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3431A3" w14:textId="43FC2244" w:rsidR="002538CF" w:rsidRPr="003A2B70" w:rsidRDefault="002538CF" w:rsidP="002538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For these 636 bills, we identified 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547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bills </w:t>
      </w:r>
      <w:r w:rsidR="00EE5929"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that 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were never voted on. We kept the remaining (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89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) bills in the </w:t>
      </w:r>
      <w:proofErr w:type="gramStart"/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sample, and</w:t>
      </w:r>
      <w:proofErr w:type="gramEnd"/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gramStart"/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added on</w:t>
      </w:r>
      <w:proofErr w:type="gramEnd"/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301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amendments to those </w:t>
      </w:r>
      <w:r w:rsidR="00807B62">
        <w:rPr>
          <w:rFonts w:ascii="Times New Roman" w:hAnsi="Times New Roman" w:cs="Times New Roman"/>
          <w:color w:val="4472C4" w:themeColor="accent1"/>
          <w:sz w:val="24"/>
          <w:szCs w:val="24"/>
        </w:rPr>
        <w:t>89</w:t>
      </w:r>
      <w:r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bills to the sample. </w:t>
      </w:r>
      <w:r w:rsidR="004640FE" w:rsidRPr="00DE029E">
        <w:rPr>
          <w:rFonts w:ascii="Times New Roman" w:hAnsi="Times New Roman" w:cs="Times New Roman"/>
          <w:color w:val="4472C4" w:themeColor="accent1"/>
          <w:sz w:val="24"/>
          <w:szCs w:val="24"/>
        </w:rPr>
        <w:t>The code for this is available here</w:t>
      </w:r>
      <w:r w:rsidR="004640FE" w:rsidRPr="003A2B70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="00807B62" w:rsidRPr="00807B62">
          <w:rPr>
            <w:rStyle w:val="Hyperlink"/>
            <w:rFonts w:ascii="Times New Roman" w:hAnsi="Times New Roman" w:cs="Times New Roman"/>
            <w:sz w:val="24"/>
            <w:szCs w:val="24"/>
          </w:rPr>
          <w:t>1.preclean_bills</w:t>
        </w:r>
      </w:hyperlink>
      <w:r w:rsidR="00807B62">
        <w:rPr>
          <w:rFonts w:ascii="Times New Roman" w:hAnsi="Times New Roman" w:cs="Times New Roman"/>
          <w:sz w:val="24"/>
          <w:szCs w:val="24"/>
        </w:rPr>
        <w:t xml:space="preserve"> (line 129)</w:t>
      </w:r>
    </w:p>
    <w:p w14:paraId="456E1BD2" w14:textId="77777777" w:rsidR="004640FE" w:rsidRPr="003A2B70" w:rsidRDefault="004640FE" w:rsidP="002538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7A5800" w14:textId="3BF4552E" w:rsidR="004640FE" w:rsidRPr="00EE5929" w:rsidRDefault="004640FE" w:rsidP="002538C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EE5929">
        <w:rPr>
          <w:rFonts w:ascii="Times New Roman" w:hAnsi="Times New Roman" w:cs="Times New Roman"/>
          <w:color w:val="FF0000"/>
          <w:sz w:val="24"/>
          <w:szCs w:val="24"/>
        </w:rPr>
        <w:t>We sent the amendments to the bills to be coded by HLS RA (Tiran and Pallavi??). The template we sent them is here:</w:t>
      </w:r>
    </w:p>
    <w:p w14:paraId="3FEBB7F7" w14:textId="77777777" w:rsidR="004640FE" w:rsidRPr="00EE5929" w:rsidRDefault="004640FE" w:rsidP="002538C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208C7E1D" w14:textId="1EA52C67" w:rsidR="004640FE" w:rsidRPr="00EE5929" w:rsidRDefault="004640FE" w:rsidP="002538C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EE5929">
        <w:rPr>
          <w:rFonts w:ascii="Times New Roman" w:hAnsi="Times New Roman" w:cs="Times New Roman"/>
          <w:color w:val="FF0000"/>
          <w:sz w:val="24"/>
          <w:szCs w:val="24"/>
        </w:rPr>
        <w:t>The output of their coding is here:</w:t>
      </w:r>
    </w:p>
    <w:p w14:paraId="775FA032" w14:textId="77777777" w:rsidR="004640FE" w:rsidRPr="003A2B70" w:rsidRDefault="004640FE" w:rsidP="002538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41BBA9" w14:textId="4B96E976" w:rsidR="004640FE" w:rsidRPr="003A2B70" w:rsidRDefault="004640FE" w:rsidP="002538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Therefore, our final sample of bills and amendments comprises of:</w:t>
      </w:r>
    </w:p>
    <w:p w14:paraId="175051AC" w14:textId="031A1293" w:rsidR="004640FE" w:rsidRPr="003A2B70" w:rsidRDefault="004640FE" w:rsidP="004640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X bills proposed between X and Y</w:t>
      </w:r>
    </w:p>
    <w:p w14:paraId="085C5D49" w14:textId="5E449B52" w:rsidR="004640FE" w:rsidRPr="003A2B70" w:rsidRDefault="004640FE" w:rsidP="004640F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2B70">
        <w:rPr>
          <w:rFonts w:ascii="Times New Roman" w:hAnsi="Times New Roman" w:cs="Times New Roman"/>
          <w:sz w:val="24"/>
          <w:szCs w:val="24"/>
        </w:rPr>
        <w:t>X amendments of those XX bills</w:t>
      </w:r>
    </w:p>
    <w:sectPr w:rsidR="004640FE" w:rsidRPr="003A2B70" w:rsidSect="002F7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Scherf,AA" w:date="2024-01-18T13:16:00Z" w:initials="AS">
    <w:p w14:paraId="4F43B077" w14:textId="77777777" w:rsidR="00365BE9" w:rsidRDefault="00365BE9" w:rsidP="00365BE9">
      <w:pPr>
        <w:pStyle w:val="CommentText"/>
      </w:pPr>
      <w:r>
        <w:rPr>
          <w:rStyle w:val="CommentReference"/>
        </w:rPr>
        <w:annotationRef/>
      </w:r>
      <w:r>
        <w:t>(AS): I took this by summing 2,726 rows from bills_meta_only --subset --no keywords == 1910 and bills_meta_only --subset --has keywords == 816</w:t>
      </w:r>
    </w:p>
  </w:comment>
  <w:comment w:id="2" w:author="Scherf,AA" w:date="2024-07-04T19:12:00Z" w:initials="AS">
    <w:p w14:paraId="4BD93B7F" w14:textId="77777777" w:rsidR="00E45E1D" w:rsidRDefault="00E45E1D" w:rsidP="00E45E1D">
      <w:pPr>
        <w:pStyle w:val="CommentText"/>
      </w:pPr>
      <w:r>
        <w:rPr>
          <w:rStyle w:val="CommentReference"/>
        </w:rPr>
        <w:annotationRef/>
      </w:r>
      <w:r>
        <w:t>This comes from ReadMe file: Dropbox\Project Legislator Bill Corporate Frauds\z__Archive_1.18.24\Congress Bill Voting\Project Congress Bills Voting -- all\ReadMe.pdf</w:t>
      </w:r>
    </w:p>
  </w:comment>
  <w:comment w:id="4" w:author="Scherf,AA" w:date="2024-07-08T14:52:00Z" w:initials="AS">
    <w:p w14:paraId="7E549664" w14:textId="77777777" w:rsidR="00E65D88" w:rsidRDefault="00E65D88" w:rsidP="00E65D88">
      <w:pPr>
        <w:pStyle w:val="CommentText"/>
      </w:pPr>
      <w:r>
        <w:rPr>
          <w:rStyle w:val="CommentReference"/>
        </w:rPr>
        <w:annotationRef/>
      </w:r>
      <w:r>
        <w:t>Note: total is 636 + 1647 = 2,283</w:t>
      </w:r>
    </w:p>
    <w:p w14:paraId="0E1A73A4" w14:textId="77777777" w:rsidR="00E65D88" w:rsidRDefault="00E65D88" w:rsidP="00E65D88">
      <w:pPr>
        <w:pStyle w:val="CommentText"/>
      </w:pPr>
    </w:p>
    <w:p w14:paraId="27D3110E" w14:textId="77777777" w:rsidR="00E65D88" w:rsidRDefault="00E65D88" w:rsidP="00E65D88">
      <w:pPr>
        <w:pStyle w:val="CommentText"/>
      </w:pPr>
      <w:r>
        <w:t>636 = number of observations between 2000 and 2019 --&gt; Project Legislator Bill Corporate Frauds\z__Archive_1.18.24\Congress Bill Voting\Project Congress Bills Voting -- all\bills_meta_only --subset --has keywords</w:t>
      </w:r>
    </w:p>
    <w:p w14:paraId="6741FB95" w14:textId="77777777" w:rsidR="00E65D88" w:rsidRDefault="00E65D88" w:rsidP="00E65D88">
      <w:pPr>
        <w:pStyle w:val="CommentText"/>
      </w:pPr>
    </w:p>
    <w:p w14:paraId="2D91120D" w14:textId="77777777" w:rsidR="00E65D88" w:rsidRDefault="00E65D88" w:rsidP="00E65D88">
      <w:pPr>
        <w:pStyle w:val="CommentText"/>
      </w:pPr>
      <w:r>
        <w:t>1647 = number of observations between 2000 and 2019 --&gt; Project Legislator Bill Corporate Frauds\z__Archive_1.18.24\Congress Bill Voting\Project Congress Bills Voting -- all\bills_meta_only --subset --no keywords</w:t>
      </w:r>
    </w:p>
  </w:comment>
  <w:comment w:id="110" w:author="Scherf,AA" w:date="2024-01-18T12:42:00Z" w:initials="AS">
    <w:p w14:paraId="7805CD83" w14:textId="41BDF9FC" w:rsidR="00997273" w:rsidRDefault="00997273" w:rsidP="00997273">
      <w:pPr>
        <w:pStyle w:val="CommentText"/>
      </w:pPr>
      <w:r>
        <w:rPr>
          <w:rStyle w:val="CommentReference"/>
        </w:rPr>
        <w:annotationRef/>
      </w:r>
      <w:r>
        <w:t>@Trung: is the code searching the text of the bill or just the bill metadata that was pulled from Westlaw/elsewhere…?</w:t>
      </w:r>
    </w:p>
  </w:comment>
  <w:comment w:id="111" w:author="Scherf,AA" w:date="2024-07-04T18:41:00Z" w:initials="AS">
    <w:p w14:paraId="17CBAD65" w14:textId="77777777" w:rsidR="0009734B" w:rsidRDefault="0009734B" w:rsidP="0009734B">
      <w:pPr>
        <w:pStyle w:val="CommentText"/>
      </w:pPr>
      <w:r>
        <w:rPr>
          <w:rStyle w:val="CommentReference"/>
        </w:rPr>
        <w:annotationRef/>
      </w:r>
      <w:r>
        <w:t xml:space="preserve">Going through metadata of bills (metadata of bills -&gt; when they scraped the bills from congress.gov, there is metadata about bill at the beginning. Coming from summary field (text of bill field that stores text). </w:t>
      </w:r>
    </w:p>
    <w:p w14:paraId="7BC7C412" w14:textId="77777777" w:rsidR="0009734B" w:rsidRDefault="0009734B" w:rsidP="0009734B">
      <w:pPr>
        <w:pStyle w:val="CommentText"/>
      </w:pPr>
    </w:p>
    <w:p w14:paraId="14ED3E60" w14:textId="77777777" w:rsidR="0009734B" w:rsidRDefault="0009734B" w:rsidP="0009734B">
      <w:pPr>
        <w:pStyle w:val="CommentText"/>
      </w:pPr>
      <w:r>
        <w:t>“Code went to look for key terms from Summaries of the bill that come from congress.gov”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F43B077" w15:done="0"/>
  <w15:commentEx w15:paraId="4BD93B7F" w15:done="0"/>
  <w15:commentEx w15:paraId="2D91120D" w15:done="0"/>
  <w15:commentEx w15:paraId="7805CD83" w15:done="0"/>
  <w15:commentEx w15:paraId="14ED3E60" w15:paraIdParent="7805CD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E4FB420" w16cex:dateUtc="2024-01-18T13:16:00Z"/>
  <w16cex:commentExtensible w16cex:durableId="4A384048" w16cex:dateUtc="2024-07-04T18:12:00Z"/>
  <w16cex:commentExtensible w16cex:durableId="4D451EC9" w16cex:dateUtc="2024-07-08T13:52:00Z"/>
  <w16cex:commentExtensible w16cex:durableId="4C6C9DD9" w16cex:dateUtc="2024-01-18T12:42:00Z"/>
  <w16cex:commentExtensible w16cex:durableId="30001246" w16cex:dateUtc="2024-07-04T17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F43B077" w16cid:durableId="3E4FB420"/>
  <w16cid:commentId w16cid:paraId="4BD93B7F" w16cid:durableId="4A384048"/>
  <w16cid:commentId w16cid:paraId="2D91120D" w16cid:durableId="4D451EC9"/>
  <w16cid:commentId w16cid:paraId="7805CD83" w16cid:durableId="4C6C9DD9"/>
  <w16cid:commentId w16cid:paraId="14ED3E60" w16cid:durableId="3000124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D0A0C"/>
    <w:multiLevelType w:val="hybridMultilevel"/>
    <w:tmpl w:val="3B32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66298"/>
    <w:multiLevelType w:val="hybridMultilevel"/>
    <w:tmpl w:val="4D48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D62EF"/>
    <w:multiLevelType w:val="hybridMultilevel"/>
    <w:tmpl w:val="5CCC9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56003"/>
    <w:multiLevelType w:val="hybridMultilevel"/>
    <w:tmpl w:val="E65C08B6"/>
    <w:lvl w:ilvl="0" w:tplc="5FFA5F6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55268"/>
    <w:multiLevelType w:val="hybridMultilevel"/>
    <w:tmpl w:val="66B24824"/>
    <w:lvl w:ilvl="0" w:tplc="57AA87D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468495">
    <w:abstractNumId w:val="0"/>
  </w:num>
  <w:num w:numId="2" w16cid:durableId="1389381340">
    <w:abstractNumId w:val="1"/>
  </w:num>
  <w:num w:numId="3" w16cid:durableId="2082633713">
    <w:abstractNumId w:val="4"/>
  </w:num>
  <w:num w:numId="4" w16cid:durableId="459037265">
    <w:abstractNumId w:val="3"/>
  </w:num>
  <w:num w:numId="5" w16cid:durableId="87539254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cherf,AA">
    <w15:presenceInfo w15:providerId="AD" w15:userId="S::A.A.Scherf@lse.ac.uk::1a8ca9f4-9bba-4dc6-8065-24484ab7e7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00"/>
    <w:rsid w:val="0001709B"/>
    <w:rsid w:val="00094660"/>
    <w:rsid w:val="0009734B"/>
    <w:rsid w:val="000F2F58"/>
    <w:rsid w:val="001648D5"/>
    <w:rsid w:val="001A06DE"/>
    <w:rsid w:val="001C517D"/>
    <w:rsid w:val="002538CF"/>
    <w:rsid w:val="002D1E32"/>
    <w:rsid w:val="002D6634"/>
    <w:rsid w:val="002D7A7F"/>
    <w:rsid w:val="002F79BE"/>
    <w:rsid w:val="00365BE9"/>
    <w:rsid w:val="003A2B70"/>
    <w:rsid w:val="003D63C5"/>
    <w:rsid w:val="004420A2"/>
    <w:rsid w:val="004640FE"/>
    <w:rsid w:val="00511070"/>
    <w:rsid w:val="0056047A"/>
    <w:rsid w:val="005734E2"/>
    <w:rsid w:val="0058591E"/>
    <w:rsid w:val="005C06BF"/>
    <w:rsid w:val="006C1F27"/>
    <w:rsid w:val="006F4DD7"/>
    <w:rsid w:val="00701F57"/>
    <w:rsid w:val="00767BAB"/>
    <w:rsid w:val="007B236C"/>
    <w:rsid w:val="00807A14"/>
    <w:rsid w:val="00807B62"/>
    <w:rsid w:val="00877EF8"/>
    <w:rsid w:val="008C751F"/>
    <w:rsid w:val="00997273"/>
    <w:rsid w:val="009A4ECF"/>
    <w:rsid w:val="00A970F0"/>
    <w:rsid w:val="00AF3530"/>
    <w:rsid w:val="00B07318"/>
    <w:rsid w:val="00B8240B"/>
    <w:rsid w:val="00B92D93"/>
    <w:rsid w:val="00C331F6"/>
    <w:rsid w:val="00C9221C"/>
    <w:rsid w:val="00C95721"/>
    <w:rsid w:val="00D20356"/>
    <w:rsid w:val="00DE029E"/>
    <w:rsid w:val="00DE1041"/>
    <w:rsid w:val="00DE3DB9"/>
    <w:rsid w:val="00DF31FA"/>
    <w:rsid w:val="00E003A7"/>
    <w:rsid w:val="00E45E1D"/>
    <w:rsid w:val="00E65D88"/>
    <w:rsid w:val="00E67AF9"/>
    <w:rsid w:val="00E81800"/>
    <w:rsid w:val="00EC0DC9"/>
    <w:rsid w:val="00EE5929"/>
    <w:rsid w:val="00F74378"/>
    <w:rsid w:val="00FD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55EF"/>
  <w15:chartTrackingRefBased/>
  <w15:docId w15:val="{03EB5B71-9EAA-4C3A-BDF7-99655161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972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72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72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72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727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538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7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B6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957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i/ixtju9x34dyp6cjgsdgi7/1.preclean_bills.R?rlkey=zxxikn2eopg9ntvz00f85h90j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Scherf,AA</dc:creator>
  <cp:keywords/>
  <dc:description/>
  <cp:lastModifiedBy>Scherf,AA</cp:lastModifiedBy>
  <cp:revision>5</cp:revision>
  <dcterms:created xsi:type="dcterms:W3CDTF">2024-07-08T10:45:00Z</dcterms:created>
  <dcterms:modified xsi:type="dcterms:W3CDTF">2024-07-08T14:15:00Z</dcterms:modified>
</cp:coreProperties>
</file>